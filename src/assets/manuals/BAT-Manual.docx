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104F0" w14:textId="293D28EE" w:rsidR="0007614B" w:rsidRPr="00F96067" w:rsidRDefault="004312BD">
      <w:pPr>
        <w:pStyle w:val="Title"/>
        <w:rPr>
          <w:lang w:val="en-GB"/>
        </w:rPr>
      </w:pPr>
      <w:r>
        <w:rPr>
          <w:lang w:val="en-GB"/>
        </w:rPr>
        <w:t xml:space="preserve">BoK </w:t>
      </w:r>
      <w:r w:rsidR="00F96067" w:rsidRPr="00F96067">
        <w:rPr>
          <w:lang w:val="en-GB"/>
        </w:rPr>
        <w:t>Annotation Tool (BAT)</w:t>
      </w:r>
    </w:p>
    <w:p w14:paraId="3EF442FA" w14:textId="77777777" w:rsidR="002B1650" w:rsidRPr="00DF31DA" w:rsidRDefault="002B1650" w:rsidP="002B1650">
      <w:pPr>
        <w:pStyle w:val="Title"/>
        <w:rPr>
          <w:color w:val="808080" w:themeColor="background1" w:themeShade="80"/>
          <w:sz w:val="52"/>
          <w:szCs w:val="52"/>
          <w:lang w:val="en-GB"/>
        </w:rPr>
      </w:pPr>
      <w:r>
        <w:rPr>
          <w:color w:val="808080" w:themeColor="background1" w:themeShade="80"/>
          <w:sz w:val="52"/>
          <w:szCs w:val="52"/>
          <w:lang w:val="en-GB"/>
        </w:rPr>
        <w:t>UCGIS</w:t>
      </w:r>
      <w:r w:rsidRPr="00DF31DA">
        <w:rPr>
          <w:color w:val="808080" w:themeColor="background1" w:themeShade="80"/>
          <w:sz w:val="52"/>
          <w:szCs w:val="52"/>
          <w:lang w:val="en-GB"/>
        </w:rPr>
        <w:t xml:space="preserve"> Tools User guides</w:t>
      </w:r>
    </w:p>
    <w:p w14:paraId="10CDF945" w14:textId="77777777" w:rsidR="00E204FB" w:rsidRPr="00F96067" w:rsidRDefault="00E204FB" w:rsidP="00E204FB">
      <w:pPr>
        <w:rPr>
          <w:lang w:val="en-GB"/>
        </w:rPr>
      </w:pPr>
    </w:p>
    <w:sdt>
      <w:sdtPr>
        <w:rPr>
          <w:rFonts w:ascii="Calibri" w:eastAsia="Calibri" w:hAnsi="Calibri" w:cs="Calibri"/>
          <w:color w:val="434343"/>
          <w:sz w:val="24"/>
          <w:szCs w:val="24"/>
          <w:lang w:val="en-GB"/>
        </w:rPr>
        <w:id w:val="-403681110"/>
        <w:docPartObj>
          <w:docPartGallery w:val="Table of Contents"/>
          <w:docPartUnique/>
        </w:docPartObj>
      </w:sdtPr>
      <w:sdtEndPr>
        <w:rPr>
          <w:b/>
          <w:bCs/>
        </w:rPr>
      </w:sdtEndPr>
      <w:sdtContent>
        <w:p w14:paraId="33A72DF3" w14:textId="77777777" w:rsidR="0007614B" w:rsidRPr="00F96067" w:rsidRDefault="00BF57DE">
          <w:pPr>
            <w:pStyle w:val="TOCHeading"/>
            <w:rPr>
              <w:b/>
              <w:color w:val="0070C0"/>
              <w:lang w:val="en-GB"/>
            </w:rPr>
          </w:pPr>
          <w:r w:rsidRPr="00F96067">
            <w:rPr>
              <w:b/>
              <w:color w:val="0070C0"/>
              <w:lang w:val="en-GB"/>
            </w:rPr>
            <w:t>Table of Content</w:t>
          </w:r>
        </w:p>
        <w:p w14:paraId="4A40C23F" w14:textId="6B00918B" w:rsidR="008133CF" w:rsidRPr="008133CF" w:rsidRDefault="003E468C" w:rsidP="008133CF">
          <w:pPr>
            <w:pStyle w:val="TOC2"/>
            <w:rPr>
              <w:rFonts w:asciiTheme="minorHAnsi" w:eastAsiaTheme="minorEastAsia" w:hAnsiTheme="minorHAnsi" w:cstheme="minorBidi"/>
              <w:color w:val="auto"/>
              <w:kern w:val="2"/>
              <w:lang w:val="en-ES" w:eastAsia="en-GB"/>
              <w14:ligatures w14:val="standardContextual"/>
            </w:rPr>
          </w:pPr>
          <w:r w:rsidRPr="00F96067">
            <w:fldChar w:fldCharType="begin"/>
          </w:r>
          <w:r w:rsidRPr="00F96067">
            <w:instrText xml:space="preserve"> TOC \o "1-6" \h \z \u </w:instrText>
          </w:r>
          <w:r w:rsidRPr="00F96067">
            <w:fldChar w:fldCharType="separate"/>
          </w:r>
          <w:hyperlink w:anchor="_Toc139976740" w:history="1">
            <w:r w:rsidR="008133CF" w:rsidRPr="008133CF">
              <w:rPr>
                <w:rStyle w:val="Hyperlink"/>
                <w:b w:val="0"/>
                <w:bCs w:val="0"/>
              </w:rPr>
              <w:t>About</w:t>
            </w:r>
            <w:r w:rsidR="008133CF" w:rsidRPr="008133CF">
              <w:rPr>
                <w:webHidden/>
              </w:rPr>
              <w:tab/>
            </w:r>
            <w:r w:rsidR="008133CF" w:rsidRPr="008133CF">
              <w:rPr>
                <w:webHidden/>
              </w:rPr>
              <w:fldChar w:fldCharType="begin"/>
            </w:r>
            <w:r w:rsidR="008133CF" w:rsidRPr="008133CF">
              <w:rPr>
                <w:webHidden/>
              </w:rPr>
              <w:instrText xml:space="preserve"> PAGEREF _Toc139976740 \h </w:instrText>
            </w:r>
            <w:r w:rsidR="008133CF" w:rsidRPr="008133CF">
              <w:rPr>
                <w:webHidden/>
              </w:rPr>
            </w:r>
            <w:r w:rsidR="008133CF" w:rsidRPr="008133CF">
              <w:rPr>
                <w:webHidden/>
              </w:rPr>
              <w:fldChar w:fldCharType="separate"/>
            </w:r>
            <w:r w:rsidR="008133CF" w:rsidRPr="008133CF">
              <w:rPr>
                <w:webHidden/>
              </w:rPr>
              <w:t>2</w:t>
            </w:r>
            <w:r w:rsidR="008133CF" w:rsidRPr="008133CF">
              <w:rPr>
                <w:webHidden/>
              </w:rPr>
              <w:fldChar w:fldCharType="end"/>
            </w:r>
          </w:hyperlink>
        </w:p>
        <w:p w14:paraId="3168BE48" w14:textId="68EB037B" w:rsidR="008133CF" w:rsidRDefault="008133CF" w:rsidP="008133CF">
          <w:pPr>
            <w:pStyle w:val="TOC2"/>
            <w:rPr>
              <w:rFonts w:asciiTheme="minorHAnsi" w:eastAsiaTheme="minorEastAsia" w:hAnsiTheme="minorHAnsi" w:cstheme="minorBidi"/>
              <w:color w:val="auto"/>
              <w:kern w:val="2"/>
              <w:lang w:val="en-ES" w:eastAsia="en-GB"/>
              <w14:ligatures w14:val="standardContextual"/>
            </w:rPr>
          </w:pPr>
          <w:hyperlink w:anchor="_Toc139976741" w:history="1">
            <w:r w:rsidRPr="000C41D8">
              <w:rPr>
                <w:rStyle w:val="Hyperlink"/>
              </w:rPr>
              <w:t>Tools Login &amp; Registration</w:t>
            </w:r>
            <w:r>
              <w:rPr>
                <w:webHidden/>
              </w:rPr>
              <w:tab/>
            </w:r>
            <w:r>
              <w:rPr>
                <w:webHidden/>
              </w:rPr>
              <w:fldChar w:fldCharType="begin"/>
            </w:r>
            <w:r>
              <w:rPr>
                <w:webHidden/>
              </w:rPr>
              <w:instrText xml:space="preserve"> PAGEREF _Toc139976741 \h </w:instrText>
            </w:r>
            <w:r>
              <w:rPr>
                <w:webHidden/>
              </w:rPr>
            </w:r>
            <w:r>
              <w:rPr>
                <w:webHidden/>
              </w:rPr>
              <w:fldChar w:fldCharType="separate"/>
            </w:r>
            <w:r>
              <w:rPr>
                <w:webHidden/>
              </w:rPr>
              <w:t>3</w:t>
            </w:r>
            <w:r>
              <w:rPr>
                <w:webHidden/>
              </w:rPr>
              <w:fldChar w:fldCharType="end"/>
            </w:r>
          </w:hyperlink>
        </w:p>
        <w:p w14:paraId="1A58B05E" w14:textId="6E01F65F"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42" w:history="1">
            <w:r w:rsidRPr="000C41D8">
              <w:rPr>
                <w:rStyle w:val="Hyperlink"/>
                <w:noProof/>
              </w:rPr>
              <w:t>forgot your password</w:t>
            </w:r>
            <w:r>
              <w:rPr>
                <w:noProof/>
                <w:webHidden/>
              </w:rPr>
              <w:tab/>
            </w:r>
            <w:r>
              <w:rPr>
                <w:noProof/>
                <w:webHidden/>
              </w:rPr>
              <w:fldChar w:fldCharType="begin"/>
            </w:r>
            <w:r>
              <w:rPr>
                <w:noProof/>
                <w:webHidden/>
              </w:rPr>
              <w:instrText xml:space="preserve"> PAGEREF _Toc139976742 \h </w:instrText>
            </w:r>
            <w:r>
              <w:rPr>
                <w:noProof/>
                <w:webHidden/>
              </w:rPr>
            </w:r>
            <w:r>
              <w:rPr>
                <w:noProof/>
                <w:webHidden/>
              </w:rPr>
              <w:fldChar w:fldCharType="separate"/>
            </w:r>
            <w:r>
              <w:rPr>
                <w:noProof/>
                <w:webHidden/>
              </w:rPr>
              <w:t>3</w:t>
            </w:r>
            <w:r>
              <w:rPr>
                <w:noProof/>
                <w:webHidden/>
              </w:rPr>
              <w:fldChar w:fldCharType="end"/>
            </w:r>
          </w:hyperlink>
        </w:p>
        <w:p w14:paraId="5772C251" w14:textId="6E589CA7"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43" w:history="1">
            <w:r w:rsidRPr="000C41D8">
              <w:rPr>
                <w:rStyle w:val="Hyperlink"/>
                <w:noProof/>
              </w:rPr>
              <w:t>create a new account</w:t>
            </w:r>
            <w:r>
              <w:rPr>
                <w:noProof/>
                <w:webHidden/>
              </w:rPr>
              <w:tab/>
            </w:r>
            <w:r>
              <w:rPr>
                <w:noProof/>
                <w:webHidden/>
              </w:rPr>
              <w:fldChar w:fldCharType="begin"/>
            </w:r>
            <w:r>
              <w:rPr>
                <w:noProof/>
                <w:webHidden/>
              </w:rPr>
              <w:instrText xml:space="preserve"> PAGEREF _Toc139976743 \h </w:instrText>
            </w:r>
            <w:r>
              <w:rPr>
                <w:noProof/>
                <w:webHidden/>
              </w:rPr>
            </w:r>
            <w:r>
              <w:rPr>
                <w:noProof/>
                <w:webHidden/>
              </w:rPr>
              <w:fldChar w:fldCharType="separate"/>
            </w:r>
            <w:r>
              <w:rPr>
                <w:noProof/>
                <w:webHidden/>
              </w:rPr>
              <w:t>4</w:t>
            </w:r>
            <w:r>
              <w:rPr>
                <w:noProof/>
                <w:webHidden/>
              </w:rPr>
              <w:fldChar w:fldCharType="end"/>
            </w:r>
          </w:hyperlink>
        </w:p>
        <w:p w14:paraId="689571CB" w14:textId="074E549F" w:rsidR="008133CF" w:rsidRDefault="008133CF" w:rsidP="008133CF">
          <w:pPr>
            <w:pStyle w:val="TOC2"/>
            <w:rPr>
              <w:rFonts w:asciiTheme="minorHAnsi" w:eastAsiaTheme="minorEastAsia" w:hAnsiTheme="minorHAnsi" w:cstheme="minorBidi"/>
              <w:color w:val="auto"/>
              <w:kern w:val="2"/>
              <w:lang w:val="en-ES" w:eastAsia="en-GB"/>
              <w14:ligatures w14:val="standardContextual"/>
            </w:rPr>
          </w:pPr>
          <w:hyperlink w:anchor="_Toc139976744" w:history="1">
            <w:r w:rsidRPr="000C41D8">
              <w:rPr>
                <w:rStyle w:val="Hyperlink"/>
              </w:rPr>
              <w:t>User details and organizations</w:t>
            </w:r>
            <w:r>
              <w:rPr>
                <w:webHidden/>
              </w:rPr>
              <w:tab/>
            </w:r>
            <w:r>
              <w:rPr>
                <w:webHidden/>
              </w:rPr>
              <w:fldChar w:fldCharType="begin"/>
            </w:r>
            <w:r>
              <w:rPr>
                <w:webHidden/>
              </w:rPr>
              <w:instrText xml:space="preserve"> PAGEREF _Toc139976744 \h </w:instrText>
            </w:r>
            <w:r>
              <w:rPr>
                <w:webHidden/>
              </w:rPr>
            </w:r>
            <w:r>
              <w:rPr>
                <w:webHidden/>
              </w:rPr>
              <w:fldChar w:fldCharType="separate"/>
            </w:r>
            <w:r>
              <w:rPr>
                <w:webHidden/>
              </w:rPr>
              <w:t>4</w:t>
            </w:r>
            <w:r>
              <w:rPr>
                <w:webHidden/>
              </w:rPr>
              <w:fldChar w:fldCharType="end"/>
            </w:r>
          </w:hyperlink>
        </w:p>
        <w:p w14:paraId="483B66D1" w14:textId="2002AEA3"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45" w:history="1">
            <w:r w:rsidRPr="000C41D8">
              <w:rPr>
                <w:rStyle w:val="Hyperlink"/>
                <w:noProof/>
              </w:rPr>
              <w:t>join an organization</w:t>
            </w:r>
            <w:r>
              <w:rPr>
                <w:noProof/>
                <w:webHidden/>
              </w:rPr>
              <w:tab/>
            </w:r>
            <w:r>
              <w:rPr>
                <w:noProof/>
                <w:webHidden/>
              </w:rPr>
              <w:fldChar w:fldCharType="begin"/>
            </w:r>
            <w:r>
              <w:rPr>
                <w:noProof/>
                <w:webHidden/>
              </w:rPr>
              <w:instrText xml:space="preserve"> PAGEREF _Toc139976745 \h </w:instrText>
            </w:r>
            <w:r>
              <w:rPr>
                <w:noProof/>
                <w:webHidden/>
              </w:rPr>
            </w:r>
            <w:r>
              <w:rPr>
                <w:noProof/>
                <w:webHidden/>
              </w:rPr>
              <w:fldChar w:fldCharType="separate"/>
            </w:r>
            <w:r>
              <w:rPr>
                <w:noProof/>
                <w:webHidden/>
              </w:rPr>
              <w:t>5</w:t>
            </w:r>
            <w:r>
              <w:rPr>
                <w:noProof/>
                <w:webHidden/>
              </w:rPr>
              <w:fldChar w:fldCharType="end"/>
            </w:r>
          </w:hyperlink>
        </w:p>
        <w:p w14:paraId="29E4333F" w14:textId="28F5E331"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46" w:history="1">
            <w:r w:rsidRPr="000C41D8">
              <w:rPr>
                <w:rStyle w:val="Hyperlink"/>
                <w:noProof/>
              </w:rPr>
              <w:t>leave organization</w:t>
            </w:r>
            <w:r>
              <w:rPr>
                <w:noProof/>
                <w:webHidden/>
              </w:rPr>
              <w:tab/>
            </w:r>
            <w:r>
              <w:rPr>
                <w:noProof/>
                <w:webHidden/>
              </w:rPr>
              <w:fldChar w:fldCharType="begin"/>
            </w:r>
            <w:r>
              <w:rPr>
                <w:noProof/>
                <w:webHidden/>
              </w:rPr>
              <w:instrText xml:space="preserve"> PAGEREF _Toc139976746 \h </w:instrText>
            </w:r>
            <w:r>
              <w:rPr>
                <w:noProof/>
                <w:webHidden/>
              </w:rPr>
            </w:r>
            <w:r>
              <w:rPr>
                <w:noProof/>
                <w:webHidden/>
              </w:rPr>
              <w:fldChar w:fldCharType="separate"/>
            </w:r>
            <w:r>
              <w:rPr>
                <w:noProof/>
                <w:webHidden/>
              </w:rPr>
              <w:t>5</w:t>
            </w:r>
            <w:r>
              <w:rPr>
                <w:noProof/>
                <w:webHidden/>
              </w:rPr>
              <w:fldChar w:fldCharType="end"/>
            </w:r>
          </w:hyperlink>
        </w:p>
        <w:p w14:paraId="328ED121" w14:textId="3C6C9A27"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47" w:history="1">
            <w:r w:rsidRPr="000C41D8">
              <w:rPr>
                <w:rStyle w:val="Hyperlink"/>
                <w:noProof/>
              </w:rPr>
              <w:t>create an organization</w:t>
            </w:r>
            <w:r>
              <w:rPr>
                <w:noProof/>
                <w:webHidden/>
              </w:rPr>
              <w:tab/>
            </w:r>
            <w:r>
              <w:rPr>
                <w:noProof/>
                <w:webHidden/>
              </w:rPr>
              <w:fldChar w:fldCharType="begin"/>
            </w:r>
            <w:r>
              <w:rPr>
                <w:noProof/>
                <w:webHidden/>
              </w:rPr>
              <w:instrText xml:space="preserve"> PAGEREF _Toc139976747 \h </w:instrText>
            </w:r>
            <w:r>
              <w:rPr>
                <w:noProof/>
                <w:webHidden/>
              </w:rPr>
            </w:r>
            <w:r>
              <w:rPr>
                <w:noProof/>
                <w:webHidden/>
              </w:rPr>
              <w:fldChar w:fldCharType="separate"/>
            </w:r>
            <w:r>
              <w:rPr>
                <w:noProof/>
                <w:webHidden/>
              </w:rPr>
              <w:t>5</w:t>
            </w:r>
            <w:r>
              <w:rPr>
                <w:noProof/>
                <w:webHidden/>
              </w:rPr>
              <w:fldChar w:fldCharType="end"/>
            </w:r>
          </w:hyperlink>
        </w:p>
        <w:p w14:paraId="2BF99F47" w14:textId="1B0F32D3"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48" w:history="1">
            <w:r w:rsidRPr="000C41D8">
              <w:rPr>
                <w:rStyle w:val="Hyperlink"/>
                <w:noProof/>
              </w:rPr>
              <w:t>delete your organization</w:t>
            </w:r>
            <w:r>
              <w:rPr>
                <w:noProof/>
                <w:webHidden/>
              </w:rPr>
              <w:tab/>
            </w:r>
            <w:r>
              <w:rPr>
                <w:noProof/>
                <w:webHidden/>
              </w:rPr>
              <w:fldChar w:fldCharType="begin"/>
            </w:r>
            <w:r>
              <w:rPr>
                <w:noProof/>
                <w:webHidden/>
              </w:rPr>
              <w:instrText xml:space="preserve"> PAGEREF _Toc139976748 \h </w:instrText>
            </w:r>
            <w:r>
              <w:rPr>
                <w:noProof/>
                <w:webHidden/>
              </w:rPr>
            </w:r>
            <w:r>
              <w:rPr>
                <w:noProof/>
                <w:webHidden/>
              </w:rPr>
              <w:fldChar w:fldCharType="separate"/>
            </w:r>
            <w:r>
              <w:rPr>
                <w:noProof/>
                <w:webHidden/>
              </w:rPr>
              <w:t>5</w:t>
            </w:r>
            <w:r>
              <w:rPr>
                <w:noProof/>
                <w:webHidden/>
              </w:rPr>
              <w:fldChar w:fldCharType="end"/>
            </w:r>
          </w:hyperlink>
        </w:p>
        <w:p w14:paraId="22603ACA" w14:textId="30A242A0"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49" w:history="1">
            <w:r w:rsidRPr="000C41D8">
              <w:rPr>
                <w:rStyle w:val="Hyperlink"/>
                <w:noProof/>
              </w:rPr>
              <w:t>create or delete divisions</w:t>
            </w:r>
            <w:r>
              <w:rPr>
                <w:noProof/>
                <w:webHidden/>
              </w:rPr>
              <w:tab/>
            </w:r>
            <w:r>
              <w:rPr>
                <w:noProof/>
                <w:webHidden/>
              </w:rPr>
              <w:fldChar w:fldCharType="begin"/>
            </w:r>
            <w:r>
              <w:rPr>
                <w:noProof/>
                <w:webHidden/>
              </w:rPr>
              <w:instrText xml:space="preserve"> PAGEREF _Toc139976749 \h </w:instrText>
            </w:r>
            <w:r>
              <w:rPr>
                <w:noProof/>
                <w:webHidden/>
              </w:rPr>
            </w:r>
            <w:r>
              <w:rPr>
                <w:noProof/>
                <w:webHidden/>
              </w:rPr>
              <w:fldChar w:fldCharType="separate"/>
            </w:r>
            <w:r>
              <w:rPr>
                <w:noProof/>
                <w:webHidden/>
              </w:rPr>
              <w:t>6</w:t>
            </w:r>
            <w:r>
              <w:rPr>
                <w:noProof/>
                <w:webHidden/>
              </w:rPr>
              <w:fldChar w:fldCharType="end"/>
            </w:r>
          </w:hyperlink>
        </w:p>
        <w:p w14:paraId="60BC229C" w14:textId="561697E4"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50" w:history="1">
            <w:r w:rsidRPr="000C41D8">
              <w:rPr>
                <w:rStyle w:val="Hyperlink"/>
                <w:noProof/>
              </w:rPr>
              <w:t>remove users</w:t>
            </w:r>
            <w:r>
              <w:rPr>
                <w:noProof/>
                <w:webHidden/>
              </w:rPr>
              <w:tab/>
            </w:r>
            <w:r>
              <w:rPr>
                <w:noProof/>
                <w:webHidden/>
              </w:rPr>
              <w:fldChar w:fldCharType="begin"/>
            </w:r>
            <w:r>
              <w:rPr>
                <w:noProof/>
                <w:webHidden/>
              </w:rPr>
              <w:instrText xml:space="preserve"> PAGEREF _Toc139976750 \h </w:instrText>
            </w:r>
            <w:r>
              <w:rPr>
                <w:noProof/>
                <w:webHidden/>
              </w:rPr>
            </w:r>
            <w:r>
              <w:rPr>
                <w:noProof/>
                <w:webHidden/>
              </w:rPr>
              <w:fldChar w:fldCharType="separate"/>
            </w:r>
            <w:r>
              <w:rPr>
                <w:noProof/>
                <w:webHidden/>
              </w:rPr>
              <w:t>6</w:t>
            </w:r>
            <w:r>
              <w:rPr>
                <w:noProof/>
                <w:webHidden/>
              </w:rPr>
              <w:fldChar w:fldCharType="end"/>
            </w:r>
          </w:hyperlink>
        </w:p>
        <w:p w14:paraId="2C88A299" w14:textId="7836818E"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51" w:history="1">
            <w:r w:rsidRPr="000C41D8">
              <w:rPr>
                <w:rStyle w:val="Hyperlink"/>
                <w:noProof/>
              </w:rPr>
              <w:t>add users</w:t>
            </w:r>
            <w:r>
              <w:rPr>
                <w:noProof/>
                <w:webHidden/>
              </w:rPr>
              <w:tab/>
            </w:r>
            <w:r>
              <w:rPr>
                <w:noProof/>
                <w:webHidden/>
              </w:rPr>
              <w:fldChar w:fldCharType="begin"/>
            </w:r>
            <w:r>
              <w:rPr>
                <w:noProof/>
                <w:webHidden/>
              </w:rPr>
              <w:instrText xml:space="preserve"> PAGEREF _Toc139976751 \h </w:instrText>
            </w:r>
            <w:r>
              <w:rPr>
                <w:noProof/>
                <w:webHidden/>
              </w:rPr>
            </w:r>
            <w:r>
              <w:rPr>
                <w:noProof/>
                <w:webHidden/>
              </w:rPr>
              <w:fldChar w:fldCharType="separate"/>
            </w:r>
            <w:r>
              <w:rPr>
                <w:noProof/>
                <w:webHidden/>
              </w:rPr>
              <w:t>6</w:t>
            </w:r>
            <w:r>
              <w:rPr>
                <w:noProof/>
                <w:webHidden/>
              </w:rPr>
              <w:fldChar w:fldCharType="end"/>
            </w:r>
          </w:hyperlink>
        </w:p>
        <w:p w14:paraId="10D29EF4" w14:textId="48D1CE6A" w:rsidR="008133CF" w:rsidRDefault="008133CF" w:rsidP="008133CF">
          <w:pPr>
            <w:pStyle w:val="TOC2"/>
            <w:rPr>
              <w:rFonts w:asciiTheme="minorHAnsi" w:eastAsiaTheme="minorEastAsia" w:hAnsiTheme="minorHAnsi" w:cstheme="minorBidi"/>
              <w:color w:val="auto"/>
              <w:kern w:val="2"/>
              <w:lang w:val="en-ES" w:eastAsia="en-GB"/>
              <w14:ligatures w14:val="standardContextual"/>
            </w:rPr>
          </w:pPr>
          <w:hyperlink w:anchor="_Toc139976752" w:history="1">
            <w:r w:rsidRPr="000C41D8">
              <w:rPr>
                <w:rStyle w:val="Hyperlink"/>
              </w:rPr>
              <w:t>Annotating view</w:t>
            </w:r>
            <w:r>
              <w:rPr>
                <w:webHidden/>
              </w:rPr>
              <w:tab/>
            </w:r>
            <w:r>
              <w:rPr>
                <w:webHidden/>
              </w:rPr>
              <w:fldChar w:fldCharType="begin"/>
            </w:r>
            <w:r>
              <w:rPr>
                <w:webHidden/>
              </w:rPr>
              <w:instrText xml:space="preserve"> PAGEREF _Toc139976752 \h </w:instrText>
            </w:r>
            <w:r>
              <w:rPr>
                <w:webHidden/>
              </w:rPr>
            </w:r>
            <w:r>
              <w:rPr>
                <w:webHidden/>
              </w:rPr>
              <w:fldChar w:fldCharType="separate"/>
            </w:r>
            <w:r>
              <w:rPr>
                <w:webHidden/>
              </w:rPr>
              <w:t>6</w:t>
            </w:r>
            <w:r>
              <w:rPr>
                <w:webHidden/>
              </w:rPr>
              <w:fldChar w:fldCharType="end"/>
            </w:r>
          </w:hyperlink>
        </w:p>
        <w:p w14:paraId="7B28A22C" w14:textId="745F29CE"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53" w:history="1">
            <w:r w:rsidRPr="000C41D8">
              <w:rPr>
                <w:rStyle w:val="Hyperlink"/>
                <w:noProof/>
              </w:rPr>
              <w:t>upload a PDF</w:t>
            </w:r>
            <w:r>
              <w:rPr>
                <w:noProof/>
                <w:webHidden/>
              </w:rPr>
              <w:tab/>
            </w:r>
            <w:r>
              <w:rPr>
                <w:noProof/>
                <w:webHidden/>
              </w:rPr>
              <w:fldChar w:fldCharType="begin"/>
            </w:r>
            <w:r>
              <w:rPr>
                <w:noProof/>
                <w:webHidden/>
              </w:rPr>
              <w:instrText xml:space="preserve"> PAGEREF _Toc139976753 \h </w:instrText>
            </w:r>
            <w:r>
              <w:rPr>
                <w:noProof/>
                <w:webHidden/>
              </w:rPr>
            </w:r>
            <w:r>
              <w:rPr>
                <w:noProof/>
                <w:webHidden/>
              </w:rPr>
              <w:fldChar w:fldCharType="separate"/>
            </w:r>
            <w:r>
              <w:rPr>
                <w:noProof/>
                <w:webHidden/>
              </w:rPr>
              <w:t>7</w:t>
            </w:r>
            <w:r>
              <w:rPr>
                <w:noProof/>
                <w:webHidden/>
              </w:rPr>
              <w:fldChar w:fldCharType="end"/>
            </w:r>
          </w:hyperlink>
        </w:p>
        <w:p w14:paraId="60E26047" w14:textId="7F0A97BE"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54" w:history="1">
            <w:r w:rsidRPr="000C41D8">
              <w:rPr>
                <w:rStyle w:val="Hyperlink"/>
                <w:noProof/>
              </w:rPr>
              <w:t>add annotations to a PDF</w:t>
            </w:r>
            <w:r>
              <w:rPr>
                <w:noProof/>
                <w:webHidden/>
              </w:rPr>
              <w:tab/>
            </w:r>
            <w:r>
              <w:rPr>
                <w:noProof/>
                <w:webHidden/>
              </w:rPr>
              <w:fldChar w:fldCharType="begin"/>
            </w:r>
            <w:r>
              <w:rPr>
                <w:noProof/>
                <w:webHidden/>
              </w:rPr>
              <w:instrText xml:space="preserve"> PAGEREF _Toc139976754 \h </w:instrText>
            </w:r>
            <w:r>
              <w:rPr>
                <w:noProof/>
                <w:webHidden/>
              </w:rPr>
            </w:r>
            <w:r>
              <w:rPr>
                <w:noProof/>
                <w:webHidden/>
              </w:rPr>
              <w:fldChar w:fldCharType="separate"/>
            </w:r>
            <w:r>
              <w:rPr>
                <w:noProof/>
                <w:webHidden/>
              </w:rPr>
              <w:t>7</w:t>
            </w:r>
            <w:r>
              <w:rPr>
                <w:noProof/>
                <w:webHidden/>
              </w:rPr>
              <w:fldChar w:fldCharType="end"/>
            </w:r>
          </w:hyperlink>
        </w:p>
        <w:p w14:paraId="67946C04" w14:textId="14634154"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55" w:history="1">
            <w:r w:rsidRPr="000C41D8">
              <w:rPr>
                <w:rStyle w:val="Hyperlink"/>
                <w:noProof/>
              </w:rPr>
              <w:t>save or download the PDF</w:t>
            </w:r>
            <w:r>
              <w:rPr>
                <w:noProof/>
                <w:webHidden/>
              </w:rPr>
              <w:tab/>
            </w:r>
            <w:r>
              <w:rPr>
                <w:noProof/>
                <w:webHidden/>
              </w:rPr>
              <w:fldChar w:fldCharType="begin"/>
            </w:r>
            <w:r>
              <w:rPr>
                <w:noProof/>
                <w:webHidden/>
              </w:rPr>
              <w:instrText xml:space="preserve"> PAGEREF _Toc139976755 \h </w:instrText>
            </w:r>
            <w:r>
              <w:rPr>
                <w:noProof/>
                <w:webHidden/>
              </w:rPr>
            </w:r>
            <w:r>
              <w:rPr>
                <w:noProof/>
                <w:webHidden/>
              </w:rPr>
              <w:fldChar w:fldCharType="separate"/>
            </w:r>
            <w:r>
              <w:rPr>
                <w:noProof/>
                <w:webHidden/>
              </w:rPr>
              <w:t>8</w:t>
            </w:r>
            <w:r>
              <w:rPr>
                <w:noProof/>
                <w:webHidden/>
              </w:rPr>
              <w:fldChar w:fldCharType="end"/>
            </w:r>
          </w:hyperlink>
        </w:p>
        <w:p w14:paraId="4400C8B1" w14:textId="6698A126" w:rsidR="008133CF" w:rsidRDefault="008133CF" w:rsidP="008133CF">
          <w:pPr>
            <w:pStyle w:val="TOC2"/>
            <w:rPr>
              <w:rFonts w:asciiTheme="minorHAnsi" w:eastAsiaTheme="minorEastAsia" w:hAnsiTheme="minorHAnsi" w:cstheme="minorBidi"/>
              <w:color w:val="auto"/>
              <w:kern w:val="2"/>
              <w:lang w:val="en-ES" w:eastAsia="en-GB"/>
              <w14:ligatures w14:val="standardContextual"/>
            </w:rPr>
          </w:pPr>
          <w:hyperlink w:anchor="_Toc139976756" w:history="1">
            <w:r w:rsidRPr="000C41D8">
              <w:rPr>
                <w:rStyle w:val="Hyperlink"/>
              </w:rPr>
              <w:t>My annotated PDFs view</w:t>
            </w:r>
            <w:r>
              <w:rPr>
                <w:webHidden/>
              </w:rPr>
              <w:tab/>
            </w:r>
            <w:r>
              <w:rPr>
                <w:webHidden/>
              </w:rPr>
              <w:fldChar w:fldCharType="begin"/>
            </w:r>
            <w:r>
              <w:rPr>
                <w:webHidden/>
              </w:rPr>
              <w:instrText xml:space="preserve"> PAGEREF _Toc139976756 \h </w:instrText>
            </w:r>
            <w:r>
              <w:rPr>
                <w:webHidden/>
              </w:rPr>
            </w:r>
            <w:r>
              <w:rPr>
                <w:webHidden/>
              </w:rPr>
              <w:fldChar w:fldCharType="separate"/>
            </w:r>
            <w:r>
              <w:rPr>
                <w:webHidden/>
              </w:rPr>
              <w:t>8</w:t>
            </w:r>
            <w:r>
              <w:rPr>
                <w:webHidden/>
              </w:rPr>
              <w:fldChar w:fldCharType="end"/>
            </w:r>
          </w:hyperlink>
        </w:p>
        <w:p w14:paraId="6D201613" w14:textId="7D46687F"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57" w:history="1">
            <w:r w:rsidRPr="000C41D8">
              <w:rPr>
                <w:rStyle w:val="Hyperlink"/>
                <w:noProof/>
              </w:rPr>
              <w:t>edit an annotated PDF</w:t>
            </w:r>
            <w:r>
              <w:rPr>
                <w:noProof/>
                <w:webHidden/>
              </w:rPr>
              <w:tab/>
            </w:r>
            <w:r>
              <w:rPr>
                <w:noProof/>
                <w:webHidden/>
              </w:rPr>
              <w:fldChar w:fldCharType="begin"/>
            </w:r>
            <w:r>
              <w:rPr>
                <w:noProof/>
                <w:webHidden/>
              </w:rPr>
              <w:instrText xml:space="preserve"> PAGEREF _Toc139976757 \h </w:instrText>
            </w:r>
            <w:r>
              <w:rPr>
                <w:noProof/>
                <w:webHidden/>
              </w:rPr>
            </w:r>
            <w:r>
              <w:rPr>
                <w:noProof/>
                <w:webHidden/>
              </w:rPr>
              <w:fldChar w:fldCharType="separate"/>
            </w:r>
            <w:r>
              <w:rPr>
                <w:noProof/>
                <w:webHidden/>
              </w:rPr>
              <w:t>9</w:t>
            </w:r>
            <w:r>
              <w:rPr>
                <w:noProof/>
                <w:webHidden/>
              </w:rPr>
              <w:fldChar w:fldCharType="end"/>
            </w:r>
          </w:hyperlink>
        </w:p>
        <w:p w14:paraId="02FBC6B3" w14:textId="36272C74"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58" w:history="1">
            <w:r w:rsidRPr="000C41D8">
              <w:rPr>
                <w:rStyle w:val="Hyperlink"/>
                <w:noProof/>
              </w:rPr>
              <w:t>download an annotated PDF</w:t>
            </w:r>
            <w:r>
              <w:rPr>
                <w:noProof/>
                <w:webHidden/>
              </w:rPr>
              <w:tab/>
            </w:r>
            <w:r>
              <w:rPr>
                <w:noProof/>
                <w:webHidden/>
              </w:rPr>
              <w:fldChar w:fldCharType="begin"/>
            </w:r>
            <w:r>
              <w:rPr>
                <w:noProof/>
                <w:webHidden/>
              </w:rPr>
              <w:instrText xml:space="preserve"> PAGEREF _Toc139976758 \h </w:instrText>
            </w:r>
            <w:r>
              <w:rPr>
                <w:noProof/>
                <w:webHidden/>
              </w:rPr>
            </w:r>
            <w:r>
              <w:rPr>
                <w:noProof/>
                <w:webHidden/>
              </w:rPr>
              <w:fldChar w:fldCharType="separate"/>
            </w:r>
            <w:r>
              <w:rPr>
                <w:noProof/>
                <w:webHidden/>
              </w:rPr>
              <w:t>9</w:t>
            </w:r>
            <w:r>
              <w:rPr>
                <w:noProof/>
                <w:webHidden/>
              </w:rPr>
              <w:fldChar w:fldCharType="end"/>
            </w:r>
          </w:hyperlink>
        </w:p>
        <w:p w14:paraId="100274CE" w14:textId="6632FC38"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59" w:history="1">
            <w:r w:rsidRPr="000C41D8">
              <w:rPr>
                <w:rStyle w:val="Hyperlink"/>
                <w:noProof/>
              </w:rPr>
              <w:t>remove an annotated PDF</w:t>
            </w:r>
            <w:r>
              <w:rPr>
                <w:noProof/>
                <w:webHidden/>
              </w:rPr>
              <w:tab/>
            </w:r>
            <w:r>
              <w:rPr>
                <w:noProof/>
                <w:webHidden/>
              </w:rPr>
              <w:fldChar w:fldCharType="begin"/>
            </w:r>
            <w:r>
              <w:rPr>
                <w:noProof/>
                <w:webHidden/>
              </w:rPr>
              <w:instrText xml:space="preserve"> PAGEREF _Toc139976759 \h </w:instrText>
            </w:r>
            <w:r>
              <w:rPr>
                <w:noProof/>
                <w:webHidden/>
              </w:rPr>
            </w:r>
            <w:r>
              <w:rPr>
                <w:noProof/>
                <w:webHidden/>
              </w:rPr>
              <w:fldChar w:fldCharType="separate"/>
            </w:r>
            <w:r>
              <w:rPr>
                <w:noProof/>
                <w:webHidden/>
              </w:rPr>
              <w:t>9</w:t>
            </w:r>
            <w:r>
              <w:rPr>
                <w:noProof/>
                <w:webHidden/>
              </w:rPr>
              <w:fldChar w:fldCharType="end"/>
            </w:r>
          </w:hyperlink>
        </w:p>
        <w:p w14:paraId="4947CA05" w14:textId="5CE51725"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60" w:history="1">
            <w:r w:rsidRPr="000C41D8">
              <w:rPr>
                <w:rStyle w:val="Hyperlink"/>
                <w:noProof/>
              </w:rPr>
              <w:t>filter annotated PDFs</w:t>
            </w:r>
            <w:r>
              <w:rPr>
                <w:noProof/>
                <w:webHidden/>
              </w:rPr>
              <w:tab/>
            </w:r>
            <w:r>
              <w:rPr>
                <w:noProof/>
                <w:webHidden/>
              </w:rPr>
              <w:fldChar w:fldCharType="begin"/>
            </w:r>
            <w:r>
              <w:rPr>
                <w:noProof/>
                <w:webHidden/>
              </w:rPr>
              <w:instrText xml:space="preserve"> PAGEREF _Toc139976760 \h </w:instrText>
            </w:r>
            <w:r>
              <w:rPr>
                <w:noProof/>
                <w:webHidden/>
              </w:rPr>
            </w:r>
            <w:r>
              <w:rPr>
                <w:noProof/>
                <w:webHidden/>
              </w:rPr>
              <w:fldChar w:fldCharType="separate"/>
            </w:r>
            <w:r>
              <w:rPr>
                <w:noProof/>
                <w:webHidden/>
              </w:rPr>
              <w:t>9</w:t>
            </w:r>
            <w:r>
              <w:rPr>
                <w:noProof/>
                <w:webHidden/>
              </w:rPr>
              <w:fldChar w:fldCharType="end"/>
            </w:r>
          </w:hyperlink>
        </w:p>
        <w:p w14:paraId="621E01B9" w14:textId="3810F276" w:rsidR="008133CF" w:rsidRDefault="008133CF">
          <w:pPr>
            <w:pStyle w:val="TOC4"/>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61" w:history="1">
            <w:r w:rsidRPr="000C41D8">
              <w:rPr>
                <w:rStyle w:val="Hyperlink"/>
                <w:noProof/>
              </w:rPr>
              <w:t>start a new annotation</w:t>
            </w:r>
            <w:r>
              <w:rPr>
                <w:noProof/>
                <w:webHidden/>
              </w:rPr>
              <w:tab/>
            </w:r>
            <w:r>
              <w:rPr>
                <w:noProof/>
                <w:webHidden/>
              </w:rPr>
              <w:fldChar w:fldCharType="begin"/>
            </w:r>
            <w:r>
              <w:rPr>
                <w:noProof/>
                <w:webHidden/>
              </w:rPr>
              <w:instrText xml:space="preserve"> PAGEREF _Toc139976761 \h </w:instrText>
            </w:r>
            <w:r>
              <w:rPr>
                <w:noProof/>
                <w:webHidden/>
              </w:rPr>
            </w:r>
            <w:r>
              <w:rPr>
                <w:noProof/>
                <w:webHidden/>
              </w:rPr>
              <w:fldChar w:fldCharType="separate"/>
            </w:r>
            <w:r>
              <w:rPr>
                <w:noProof/>
                <w:webHidden/>
              </w:rPr>
              <w:t>9</w:t>
            </w:r>
            <w:r>
              <w:rPr>
                <w:noProof/>
                <w:webHidden/>
              </w:rPr>
              <w:fldChar w:fldCharType="end"/>
            </w:r>
          </w:hyperlink>
        </w:p>
        <w:p w14:paraId="3435033B" w14:textId="6FF41DA0" w:rsidR="008133CF" w:rsidRDefault="008133CF" w:rsidP="008133CF">
          <w:pPr>
            <w:pStyle w:val="TOC2"/>
            <w:rPr>
              <w:rFonts w:asciiTheme="minorHAnsi" w:eastAsiaTheme="minorEastAsia" w:hAnsiTheme="minorHAnsi" w:cstheme="minorBidi"/>
              <w:color w:val="auto"/>
              <w:kern w:val="2"/>
              <w:lang w:val="en-ES" w:eastAsia="en-GB"/>
              <w14:ligatures w14:val="standardContextual"/>
            </w:rPr>
          </w:pPr>
          <w:hyperlink w:anchor="_Toc139976762" w:history="1">
            <w:r w:rsidRPr="000C41D8">
              <w:rPr>
                <w:rStyle w:val="Hyperlink"/>
              </w:rPr>
              <w:t>Detail view</w:t>
            </w:r>
            <w:r>
              <w:rPr>
                <w:webHidden/>
              </w:rPr>
              <w:tab/>
            </w:r>
            <w:r>
              <w:rPr>
                <w:webHidden/>
              </w:rPr>
              <w:fldChar w:fldCharType="begin"/>
            </w:r>
            <w:r>
              <w:rPr>
                <w:webHidden/>
              </w:rPr>
              <w:instrText xml:space="preserve"> PAGEREF _Toc139976762 \h </w:instrText>
            </w:r>
            <w:r>
              <w:rPr>
                <w:webHidden/>
              </w:rPr>
            </w:r>
            <w:r>
              <w:rPr>
                <w:webHidden/>
              </w:rPr>
              <w:fldChar w:fldCharType="separate"/>
            </w:r>
            <w:r>
              <w:rPr>
                <w:webHidden/>
              </w:rPr>
              <w:t>9</w:t>
            </w:r>
            <w:r>
              <w:rPr>
                <w:webHidden/>
              </w:rPr>
              <w:fldChar w:fldCharType="end"/>
            </w:r>
          </w:hyperlink>
        </w:p>
        <w:p w14:paraId="70C9ACEC" w14:textId="50E62DAA" w:rsidR="008133CF" w:rsidRDefault="008133CF">
          <w:pPr>
            <w:pStyle w:val="TOC1"/>
            <w:tabs>
              <w:tab w:val="right" w:leader="dot" w:pos="9019"/>
            </w:tabs>
            <w:rPr>
              <w:rFonts w:asciiTheme="minorHAnsi" w:eastAsiaTheme="minorEastAsia" w:hAnsiTheme="minorHAnsi" w:cstheme="minorBidi"/>
              <w:noProof/>
              <w:color w:val="auto"/>
              <w:kern w:val="2"/>
              <w:lang w:val="en-ES" w:eastAsia="en-GB"/>
              <w14:ligatures w14:val="standardContextual"/>
            </w:rPr>
          </w:pPr>
          <w:hyperlink w:anchor="_Toc139976763" w:history="1">
            <w:r w:rsidRPr="000C41D8">
              <w:rPr>
                <w:rStyle w:val="Hyperlink"/>
                <w:noProof/>
                <w:lang w:val="en-GB"/>
              </w:rPr>
              <w:t>Glossary of terms</w:t>
            </w:r>
            <w:r>
              <w:rPr>
                <w:noProof/>
                <w:webHidden/>
              </w:rPr>
              <w:tab/>
            </w:r>
            <w:r>
              <w:rPr>
                <w:noProof/>
                <w:webHidden/>
              </w:rPr>
              <w:fldChar w:fldCharType="begin"/>
            </w:r>
            <w:r>
              <w:rPr>
                <w:noProof/>
                <w:webHidden/>
              </w:rPr>
              <w:instrText xml:space="preserve"> PAGEREF _Toc139976763 \h </w:instrText>
            </w:r>
            <w:r>
              <w:rPr>
                <w:noProof/>
                <w:webHidden/>
              </w:rPr>
            </w:r>
            <w:r>
              <w:rPr>
                <w:noProof/>
                <w:webHidden/>
              </w:rPr>
              <w:fldChar w:fldCharType="separate"/>
            </w:r>
            <w:r>
              <w:rPr>
                <w:noProof/>
                <w:webHidden/>
              </w:rPr>
              <w:t>10</w:t>
            </w:r>
            <w:r>
              <w:rPr>
                <w:noProof/>
                <w:webHidden/>
              </w:rPr>
              <w:fldChar w:fldCharType="end"/>
            </w:r>
          </w:hyperlink>
        </w:p>
        <w:p w14:paraId="0FF3AC7D" w14:textId="03FBC64F" w:rsidR="0007614B" w:rsidRPr="00F96067" w:rsidRDefault="003E468C">
          <w:pPr>
            <w:rPr>
              <w:lang w:val="en-GB"/>
            </w:rPr>
          </w:pPr>
          <w:r w:rsidRPr="00F96067">
            <w:rPr>
              <w:lang w:val="en-GB"/>
            </w:rPr>
            <w:fldChar w:fldCharType="end"/>
          </w:r>
        </w:p>
      </w:sdtContent>
    </w:sdt>
    <w:p w14:paraId="122CF29B" w14:textId="4732703F" w:rsidR="0043734A" w:rsidRPr="00F96067" w:rsidRDefault="0043734A" w:rsidP="0007614B">
      <w:pPr>
        <w:rPr>
          <w:color w:val="1155CC"/>
          <w:sz w:val="60"/>
          <w:szCs w:val="60"/>
          <w:lang w:val="en-GB"/>
        </w:rPr>
      </w:pPr>
    </w:p>
    <w:p w14:paraId="133AA6DD" w14:textId="77777777" w:rsidR="00B154F7" w:rsidRPr="00F96067" w:rsidRDefault="00B154F7" w:rsidP="00DE7803">
      <w:pPr>
        <w:pStyle w:val="Heading2"/>
        <w:rPr>
          <w:lang w:val="en-GB"/>
        </w:rPr>
      </w:pPr>
      <w:bookmarkStart w:id="0" w:name="_q7u5b2hap5xb" w:colFirst="0" w:colLast="0"/>
      <w:bookmarkStart w:id="1" w:name="_w1qi8jhvkq1c" w:colFirst="0" w:colLast="0"/>
      <w:bookmarkEnd w:id="0"/>
      <w:bookmarkEnd w:id="1"/>
    </w:p>
    <w:p w14:paraId="0AC7E6FA" w14:textId="1FE0EB0E" w:rsidR="00B154F7" w:rsidRDefault="00B154F7" w:rsidP="00DE7803">
      <w:pPr>
        <w:pStyle w:val="Heading2"/>
        <w:rPr>
          <w:lang w:val="en-GB"/>
        </w:rPr>
      </w:pPr>
    </w:p>
    <w:p w14:paraId="72355A94" w14:textId="77777777" w:rsidR="004243A9" w:rsidRDefault="004243A9" w:rsidP="004243A9">
      <w:pPr>
        <w:rPr>
          <w:lang w:val="en-GB"/>
        </w:rPr>
      </w:pPr>
    </w:p>
    <w:p w14:paraId="618D666A" w14:textId="77777777" w:rsidR="004243A9" w:rsidRDefault="004243A9" w:rsidP="004243A9">
      <w:pPr>
        <w:rPr>
          <w:lang w:val="en-GB"/>
        </w:rPr>
      </w:pPr>
    </w:p>
    <w:p w14:paraId="4F01E74A" w14:textId="77777777" w:rsidR="004243A9" w:rsidRDefault="004243A9" w:rsidP="004243A9">
      <w:pPr>
        <w:rPr>
          <w:lang w:val="en-GB"/>
        </w:rPr>
      </w:pPr>
    </w:p>
    <w:p w14:paraId="47FA4B99" w14:textId="77777777" w:rsidR="004243A9" w:rsidRDefault="004243A9" w:rsidP="004243A9">
      <w:pPr>
        <w:rPr>
          <w:lang w:val="en-GB"/>
        </w:rPr>
      </w:pPr>
    </w:p>
    <w:p w14:paraId="06D82270" w14:textId="77777777" w:rsidR="004243A9" w:rsidRDefault="004243A9" w:rsidP="004243A9">
      <w:pPr>
        <w:rPr>
          <w:lang w:val="en-GB"/>
        </w:rPr>
      </w:pPr>
    </w:p>
    <w:p w14:paraId="25316D18" w14:textId="77777777" w:rsidR="004243A9" w:rsidRDefault="004243A9" w:rsidP="004243A9">
      <w:pPr>
        <w:rPr>
          <w:lang w:val="en-GB"/>
        </w:rPr>
      </w:pPr>
    </w:p>
    <w:p w14:paraId="6266C01D" w14:textId="77777777" w:rsidR="004243A9" w:rsidRDefault="004243A9" w:rsidP="004243A9">
      <w:pPr>
        <w:rPr>
          <w:lang w:val="en-GB"/>
        </w:rPr>
      </w:pPr>
    </w:p>
    <w:p w14:paraId="60DEE8BF" w14:textId="77777777" w:rsidR="004243A9" w:rsidRDefault="004243A9" w:rsidP="004243A9">
      <w:pPr>
        <w:rPr>
          <w:lang w:val="en-GB"/>
        </w:rPr>
      </w:pPr>
    </w:p>
    <w:p w14:paraId="5B234BD3" w14:textId="77777777" w:rsidR="004243A9" w:rsidRDefault="004243A9" w:rsidP="004243A9">
      <w:pPr>
        <w:rPr>
          <w:lang w:val="en-GB"/>
        </w:rPr>
      </w:pPr>
    </w:p>
    <w:p w14:paraId="28BB90F6" w14:textId="77777777" w:rsidR="004243A9" w:rsidRDefault="004243A9" w:rsidP="004243A9">
      <w:pPr>
        <w:rPr>
          <w:lang w:val="en-GB"/>
        </w:rPr>
      </w:pPr>
    </w:p>
    <w:p w14:paraId="3F026F09" w14:textId="77777777" w:rsidR="004243A9" w:rsidRDefault="004243A9" w:rsidP="004243A9">
      <w:pPr>
        <w:rPr>
          <w:lang w:val="en-GB"/>
        </w:rPr>
      </w:pPr>
    </w:p>
    <w:p w14:paraId="1DB693BB" w14:textId="77777777" w:rsidR="004243A9" w:rsidRDefault="004243A9" w:rsidP="004243A9">
      <w:pPr>
        <w:rPr>
          <w:lang w:val="en-GB"/>
        </w:rPr>
      </w:pPr>
    </w:p>
    <w:p w14:paraId="5101A506" w14:textId="77777777" w:rsidR="004243A9" w:rsidRDefault="004243A9" w:rsidP="004243A9">
      <w:pPr>
        <w:rPr>
          <w:lang w:val="en-GB"/>
        </w:rPr>
      </w:pPr>
    </w:p>
    <w:p w14:paraId="63D641D3" w14:textId="77777777" w:rsidR="004243A9" w:rsidRDefault="004243A9" w:rsidP="004243A9">
      <w:pPr>
        <w:rPr>
          <w:lang w:val="en-GB"/>
        </w:rPr>
      </w:pPr>
    </w:p>
    <w:p w14:paraId="25D442DC" w14:textId="77777777" w:rsidR="004243A9" w:rsidRDefault="004243A9" w:rsidP="004243A9">
      <w:pPr>
        <w:rPr>
          <w:lang w:val="en-GB"/>
        </w:rPr>
      </w:pPr>
    </w:p>
    <w:p w14:paraId="6AA4B2A3" w14:textId="77777777" w:rsidR="004243A9" w:rsidRPr="004243A9" w:rsidRDefault="004243A9" w:rsidP="004243A9">
      <w:pPr>
        <w:rPr>
          <w:lang w:val="en-GB"/>
        </w:rPr>
      </w:pPr>
    </w:p>
    <w:p w14:paraId="12A63E72" w14:textId="77777777" w:rsidR="001C4023" w:rsidRPr="00F96067" w:rsidRDefault="001C4023" w:rsidP="001C4023">
      <w:pPr>
        <w:rPr>
          <w:lang w:val="en-GB"/>
        </w:rPr>
      </w:pPr>
    </w:p>
    <w:p w14:paraId="23C29008" w14:textId="4C203617" w:rsidR="00DE7803" w:rsidRPr="00F96067" w:rsidRDefault="00DE7803" w:rsidP="00DE7803">
      <w:pPr>
        <w:pStyle w:val="Heading2"/>
        <w:rPr>
          <w:lang w:val="en-GB"/>
        </w:rPr>
      </w:pPr>
      <w:bookmarkStart w:id="2" w:name="_Toc139976740"/>
      <w:r w:rsidRPr="00F96067">
        <w:rPr>
          <w:lang w:val="en-GB"/>
        </w:rPr>
        <w:t>About</w:t>
      </w:r>
      <w:bookmarkEnd w:id="2"/>
    </w:p>
    <w:p w14:paraId="09CF9193" w14:textId="61F21788" w:rsidR="00F96067" w:rsidRPr="00F96067" w:rsidRDefault="00BF0367" w:rsidP="00F96067">
      <w:pPr>
        <w:spacing w:after="240"/>
        <w:rPr>
          <w:lang w:val="en-GB"/>
        </w:rPr>
      </w:pPr>
      <w:r w:rsidRPr="00F96067">
        <w:rPr>
          <w:lang w:val="en-GB"/>
        </w:rPr>
        <w:t xml:space="preserve">The </w:t>
      </w:r>
      <w:hyperlink r:id="rId8" w:history="1">
        <w:r w:rsidR="00F96067" w:rsidRPr="00F96067">
          <w:rPr>
            <w:rStyle w:val="Hyperlink"/>
            <w:lang w:val="en-GB"/>
          </w:rPr>
          <w:t>BoK Annotation Tool</w:t>
        </w:r>
        <w:r w:rsidRPr="00F96067">
          <w:rPr>
            <w:rStyle w:val="Hyperlink"/>
            <w:lang w:val="en-GB"/>
          </w:rPr>
          <w:t xml:space="preserve"> </w:t>
        </w:r>
        <w:r w:rsidR="00F96067" w:rsidRPr="00F96067">
          <w:rPr>
            <w:rStyle w:val="Hyperlink"/>
            <w:lang w:val="en-GB"/>
          </w:rPr>
          <w:t>(BAT)</w:t>
        </w:r>
      </w:hyperlink>
      <w:r w:rsidR="00F96067" w:rsidRPr="00F96067">
        <w:rPr>
          <w:lang w:val="en-GB"/>
        </w:rPr>
        <w:t xml:space="preserve"> allows to easily annotate (associate) any PDF document with EO4GEO B</w:t>
      </w:r>
      <w:r w:rsidR="00241692">
        <w:rPr>
          <w:lang w:val="en-GB"/>
        </w:rPr>
        <w:t xml:space="preserve">ody of </w:t>
      </w:r>
      <w:r w:rsidR="00F96067" w:rsidRPr="00F96067">
        <w:rPr>
          <w:lang w:val="en-GB"/>
        </w:rPr>
        <w:t>K</w:t>
      </w:r>
      <w:r w:rsidR="00241692">
        <w:rPr>
          <w:lang w:val="en-GB"/>
        </w:rPr>
        <w:t>nowledge (BoK)</w:t>
      </w:r>
      <w:r w:rsidR="00F96067" w:rsidRPr="00F96067">
        <w:rPr>
          <w:lang w:val="en-GB"/>
        </w:rPr>
        <w:t xml:space="preserve"> concepts, to be used later in the </w:t>
      </w:r>
      <w:hyperlink r:id="rId9" w:history="1">
        <w:r w:rsidR="00F96067" w:rsidRPr="00241692">
          <w:rPr>
            <w:rStyle w:val="Hyperlink"/>
            <w:lang w:val="en-GB"/>
          </w:rPr>
          <w:t>BoK Matching Tool (BMT)</w:t>
        </w:r>
      </w:hyperlink>
      <w:r w:rsidR="00F96067" w:rsidRPr="00F96067">
        <w:rPr>
          <w:lang w:val="en-GB"/>
        </w:rPr>
        <w:t xml:space="preserve"> to discover best matches.</w:t>
      </w:r>
    </w:p>
    <w:p w14:paraId="3BB20863" w14:textId="7B105A2A" w:rsidR="00BF0367" w:rsidRPr="00F96067" w:rsidRDefault="00F96067" w:rsidP="00F96067">
      <w:pPr>
        <w:spacing w:after="240"/>
        <w:rPr>
          <w:lang w:val="en-GB"/>
        </w:rPr>
      </w:pPr>
      <w:r w:rsidRPr="00F96067">
        <w:rPr>
          <w:lang w:val="en-GB"/>
        </w:rPr>
        <w:t>BAT automatically edits the pdf file’s metadata, adding the requested annotations using the Resource Description Framework (RDF).</w:t>
      </w:r>
    </w:p>
    <w:p w14:paraId="3B8ED88A" w14:textId="648E6E23" w:rsidR="008415FA" w:rsidRPr="00F96067" w:rsidRDefault="008415FA" w:rsidP="008415FA">
      <w:pPr>
        <w:spacing w:after="240"/>
        <w:rPr>
          <w:lang w:val="en-GB"/>
        </w:rPr>
      </w:pPr>
      <w:r w:rsidRPr="00F96067">
        <w:rPr>
          <w:lang w:val="en-GB"/>
        </w:rPr>
        <w:t xml:space="preserve">The </w:t>
      </w:r>
      <w:r w:rsidR="004312BD">
        <w:rPr>
          <w:lang w:val="en-GB"/>
        </w:rPr>
        <w:t xml:space="preserve">BoK Annotation Tool </w:t>
      </w:r>
      <w:r w:rsidRPr="00F96067">
        <w:rPr>
          <w:lang w:val="en-GB"/>
        </w:rPr>
        <w:t>(</w:t>
      </w:r>
      <w:r w:rsidR="004312BD">
        <w:rPr>
          <w:lang w:val="en-GB"/>
        </w:rPr>
        <w:t>BAT</w:t>
      </w:r>
      <w:r w:rsidRPr="00F96067">
        <w:rPr>
          <w:lang w:val="en-GB"/>
        </w:rPr>
        <w:t xml:space="preserve">) is part of the EO4GEO tool suite, and was developed by the </w:t>
      </w:r>
      <w:hyperlink r:id="rId10" w:history="1">
        <w:r w:rsidRPr="00F96067">
          <w:rPr>
            <w:rStyle w:val="Hyperlink"/>
            <w:lang w:val="en-GB"/>
          </w:rPr>
          <w:t>Geo</w:t>
        </w:r>
        <w:r w:rsidR="00D75984" w:rsidRPr="00F96067">
          <w:rPr>
            <w:rStyle w:val="Hyperlink"/>
            <w:lang w:val="en-GB"/>
          </w:rPr>
          <w:t>s</w:t>
        </w:r>
        <w:r w:rsidRPr="00F96067">
          <w:rPr>
            <w:rStyle w:val="Hyperlink"/>
            <w:lang w:val="en-GB"/>
          </w:rPr>
          <w:t>patial Technologies Research Group</w:t>
        </w:r>
      </w:hyperlink>
      <w:r w:rsidRPr="00F96067">
        <w:rPr>
          <w:lang w:val="en-GB"/>
        </w:rPr>
        <w:t xml:space="preserve"> (GEOTEC) from the </w:t>
      </w:r>
      <w:proofErr w:type="spellStart"/>
      <w:r w:rsidRPr="00F96067">
        <w:rPr>
          <w:lang w:val="en-GB"/>
        </w:rPr>
        <w:t>Universitat</w:t>
      </w:r>
      <w:proofErr w:type="spellEnd"/>
      <w:r w:rsidRPr="00F96067">
        <w:rPr>
          <w:lang w:val="en-GB"/>
        </w:rPr>
        <w:t xml:space="preserve"> </w:t>
      </w:r>
      <w:proofErr w:type="spellStart"/>
      <w:r w:rsidRPr="00F96067">
        <w:rPr>
          <w:lang w:val="en-GB"/>
        </w:rPr>
        <w:t>Jaume</w:t>
      </w:r>
      <w:proofErr w:type="spellEnd"/>
      <w:r w:rsidRPr="00F96067">
        <w:rPr>
          <w:lang w:val="en-GB"/>
        </w:rPr>
        <w:t xml:space="preserve"> I, </w:t>
      </w:r>
      <w:proofErr w:type="spellStart"/>
      <w:r w:rsidRPr="00F96067">
        <w:rPr>
          <w:lang w:val="en-GB"/>
        </w:rPr>
        <w:t>Castelló</w:t>
      </w:r>
      <w:proofErr w:type="spellEnd"/>
      <w:r w:rsidRPr="00F96067">
        <w:rPr>
          <w:lang w:val="en-GB"/>
        </w:rPr>
        <w:t xml:space="preserve"> de la Plana, Spain</w:t>
      </w:r>
      <w:r w:rsidR="00125125">
        <w:rPr>
          <w:lang w:val="en-GB"/>
        </w:rPr>
        <w:t>.</w:t>
      </w:r>
    </w:p>
    <w:p w14:paraId="4973BFB0" w14:textId="77777777" w:rsidR="00ED0064" w:rsidRPr="00F96067" w:rsidRDefault="00ED0064" w:rsidP="00322725">
      <w:pPr>
        <w:spacing w:after="240"/>
        <w:rPr>
          <w:lang w:val="en-GB"/>
        </w:rPr>
      </w:pPr>
    </w:p>
    <w:p w14:paraId="6A6AD7AD" w14:textId="77777777" w:rsidR="001C4023" w:rsidRPr="00F96067" w:rsidRDefault="001C4023">
      <w:pPr>
        <w:rPr>
          <w:b/>
          <w:sz w:val="36"/>
          <w:szCs w:val="36"/>
          <w:lang w:val="en-GB"/>
        </w:rPr>
      </w:pPr>
      <w:r w:rsidRPr="00F96067">
        <w:rPr>
          <w:lang w:val="en-GB"/>
        </w:rPr>
        <w:br w:type="page"/>
      </w:r>
    </w:p>
    <w:p w14:paraId="51342AD8" w14:textId="3881E63F" w:rsidR="00625F94" w:rsidRPr="00F96067" w:rsidRDefault="00625F94" w:rsidP="00625F94">
      <w:pPr>
        <w:pStyle w:val="Heading2"/>
        <w:rPr>
          <w:lang w:val="en-GB"/>
        </w:rPr>
      </w:pPr>
      <w:bookmarkStart w:id="3" w:name="_Toc139976741"/>
      <w:r w:rsidRPr="00F96067">
        <w:rPr>
          <w:lang w:val="en-GB"/>
        </w:rPr>
        <w:lastRenderedPageBreak/>
        <w:t>Tools Login</w:t>
      </w:r>
      <w:r w:rsidR="00437E43" w:rsidRPr="00F96067">
        <w:rPr>
          <w:lang w:val="en-GB"/>
        </w:rPr>
        <w:t xml:space="preserve"> &amp; Registration</w:t>
      </w:r>
      <w:bookmarkEnd w:id="3"/>
    </w:p>
    <w:p w14:paraId="33EF79AF" w14:textId="77777777" w:rsidR="001115FF" w:rsidRDefault="00136BF5" w:rsidP="001115FF">
      <w:pPr>
        <w:spacing w:after="240"/>
      </w:pPr>
      <w:r w:rsidRPr="00F96067">
        <w:rPr>
          <w:lang w:val="en-GB"/>
        </w:rPr>
        <w:t xml:space="preserve">The </w:t>
      </w:r>
      <w:r w:rsidR="00F96067" w:rsidRPr="00F96067">
        <w:rPr>
          <w:lang w:val="en-GB"/>
        </w:rPr>
        <w:t>BAT</w:t>
      </w:r>
      <w:r w:rsidR="00305D73" w:rsidRPr="00F96067">
        <w:rPr>
          <w:lang w:val="en-GB"/>
        </w:rPr>
        <w:t xml:space="preserve"> </w:t>
      </w:r>
      <w:r w:rsidRPr="00F96067">
        <w:rPr>
          <w:lang w:val="en-GB"/>
        </w:rPr>
        <w:t xml:space="preserve">has two types of </w:t>
      </w:r>
      <w:r w:rsidR="00305D73" w:rsidRPr="00F96067">
        <w:rPr>
          <w:lang w:val="en-GB"/>
        </w:rPr>
        <w:t>user</w:t>
      </w:r>
      <w:r w:rsidRPr="00F96067">
        <w:rPr>
          <w:lang w:val="en-GB"/>
        </w:rPr>
        <w:t xml:space="preserve">s: </w:t>
      </w:r>
      <w:r w:rsidR="00305D73" w:rsidRPr="00F96067">
        <w:rPr>
          <w:lang w:val="en-GB"/>
        </w:rPr>
        <w:t xml:space="preserve">anonymous </w:t>
      </w:r>
      <w:r w:rsidRPr="00F96067">
        <w:rPr>
          <w:lang w:val="en-GB"/>
        </w:rPr>
        <w:t>and registered users</w:t>
      </w:r>
      <w:r w:rsidR="00305D73" w:rsidRPr="00F96067">
        <w:rPr>
          <w:lang w:val="en-GB"/>
        </w:rPr>
        <w:t>.</w:t>
      </w:r>
      <w:r w:rsidR="00FB51DE" w:rsidRPr="00F96067">
        <w:rPr>
          <w:lang w:val="en-GB"/>
        </w:rPr>
        <w:t xml:space="preserve"> An anonymous user</w:t>
      </w:r>
      <w:r w:rsidR="00F96067" w:rsidRPr="00F96067">
        <w:rPr>
          <w:lang w:val="en-GB"/>
        </w:rPr>
        <w:t xml:space="preserve"> can</w:t>
      </w:r>
      <w:r w:rsidR="00FB51DE" w:rsidRPr="00F96067">
        <w:rPr>
          <w:lang w:val="en-GB"/>
        </w:rPr>
        <w:t xml:space="preserve"> directly </w:t>
      </w:r>
      <w:r w:rsidR="00F96067" w:rsidRPr="00F96067">
        <w:rPr>
          <w:lang w:val="en-GB"/>
        </w:rPr>
        <w:t>annotate a PDF</w:t>
      </w:r>
      <w:r w:rsidRPr="00F96067">
        <w:rPr>
          <w:lang w:val="en-GB"/>
        </w:rPr>
        <w:t>,</w:t>
      </w:r>
      <w:r w:rsidR="00FB51DE" w:rsidRPr="00F96067">
        <w:rPr>
          <w:lang w:val="en-GB"/>
        </w:rPr>
        <w:t xml:space="preserve"> without being logged in (See </w:t>
      </w:r>
      <w:hyperlink w:anchor="_Home_page" w:history="1">
        <w:r w:rsidR="00894565" w:rsidRPr="00F96067">
          <w:rPr>
            <w:rStyle w:val="Hyperlink"/>
            <w:lang w:val="en-GB"/>
          </w:rPr>
          <w:t>Home page</w:t>
        </w:r>
        <w:r w:rsidR="00FB51DE" w:rsidRPr="00F96067">
          <w:rPr>
            <w:rStyle w:val="Hyperlink"/>
            <w:lang w:val="en-GB"/>
          </w:rPr>
          <w:t xml:space="preserve"> section</w:t>
        </w:r>
      </w:hyperlink>
      <w:r w:rsidR="00FB51DE" w:rsidRPr="00F96067">
        <w:rPr>
          <w:lang w:val="en-GB"/>
        </w:rPr>
        <w:t>)</w:t>
      </w:r>
      <w:r w:rsidRPr="00F96067">
        <w:rPr>
          <w:lang w:val="en-GB"/>
        </w:rPr>
        <w:t>.</w:t>
      </w:r>
      <w:r w:rsidR="00F96067" w:rsidRPr="00F96067">
        <w:rPr>
          <w:lang w:val="en-GB"/>
        </w:rPr>
        <w:t xml:space="preserve"> </w:t>
      </w:r>
      <w:r w:rsidR="001115FF">
        <w:t xml:space="preserve">A </w:t>
      </w:r>
      <w:proofErr w:type="spellStart"/>
      <w:r w:rsidR="001115FF">
        <w:t>registered</w:t>
      </w:r>
      <w:proofErr w:type="spellEnd"/>
      <w:r w:rsidR="001115FF">
        <w:t xml:space="preserve"> </w:t>
      </w:r>
      <w:proofErr w:type="spellStart"/>
      <w:r w:rsidR="001115FF">
        <w:t>user</w:t>
      </w:r>
      <w:proofErr w:type="spellEnd"/>
      <w:r w:rsidR="001115FF">
        <w:t xml:space="preserve"> </w:t>
      </w:r>
      <w:proofErr w:type="spellStart"/>
      <w:r w:rsidR="001115FF">
        <w:t>needs</w:t>
      </w:r>
      <w:proofErr w:type="spellEnd"/>
      <w:r w:rsidR="001115FF">
        <w:t xml:space="preserve"> to </w:t>
      </w:r>
      <w:proofErr w:type="spellStart"/>
      <w:r w:rsidR="001115FF">
        <w:t>log</w:t>
      </w:r>
      <w:proofErr w:type="spellEnd"/>
      <w:r w:rsidR="001115FF">
        <w:t xml:space="preserve"> in </w:t>
      </w:r>
      <w:proofErr w:type="spellStart"/>
      <w:r w:rsidR="001115FF">
        <w:t>and</w:t>
      </w:r>
      <w:proofErr w:type="spellEnd"/>
      <w:r w:rsidR="001115FF">
        <w:t xml:space="preserve"> </w:t>
      </w:r>
      <w:proofErr w:type="spellStart"/>
      <w:r w:rsidR="001115FF">
        <w:t>hereby</w:t>
      </w:r>
      <w:proofErr w:type="spellEnd"/>
      <w:r w:rsidR="001115FF">
        <w:t xml:space="preserve"> </w:t>
      </w:r>
      <w:proofErr w:type="spellStart"/>
      <w:r w:rsidR="001115FF">
        <w:t>gains</w:t>
      </w:r>
      <w:proofErr w:type="spellEnd"/>
      <w:r w:rsidR="001115FF">
        <w:t xml:space="preserve"> </w:t>
      </w:r>
      <w:proofErr w:type="spellStart"/>
      <w:r w:rsidR="001115FF">
        <w:t>access</w:t>
      </w:r>
      <w:proofErr w:type="spellEnd"/>
      <w:r w:rsidR="001115FF">
        <w:t xml:space="preserve"> to </w:t>
      </w:r>
      <w:proofErr w:type="spellStart"/>
      <w:r w:rsidR="001115FF">
        <w:t>additional</w:t>
      </w:r>
      <w:proofErr w:type="spellEnd"/>
      <w:r w:rsidR="001115FF">
        <w:t xml:space="preserve"> </w:t>
      </w:r>
      <w:proofErr w:type="spellStart"/>
      <w:r w:rsidR="001115FF">
        <w:t>functionalities</w:t>
      </w:r>
      <w:proofErr w:type="spellEnd"/>
      <w:r w:rsidR="001115FF">
        <w:t>.</w:t>
      </w:r>
    </w:p>
    <w:p w14:paraId="595C6EEB" w14:textId="5E36730B" w:rsidR="00625F94" w:rsidRPr="00F96067" w:rsidRDefault="00A81826" w:rsidP="00625F94">
      <w:pPr>
        <w:spacing w:after="240"/>
        <w:rPr>
          <w:lang w:val="en-GB"/>
        </w:rPr>
      </w:pPr>
      <w:r w:rsidRPr="00F96067">
        <w:rPr>
          <w:lang w:val="en-GB"/>
        </w:rPr>
        <w:t>Figure 1</w:t>
      </w:r>
      <w:r w:rsidR="0041572B" w:rsidRPr="00F96067">
        <w:rPr>
          <w:lang w:val="en-GB"/>
        </w:rPr>
        <w:t xml:space="preserve"> shows </w:t>
      </w:r>
      <w:r w:rsidR="00625F94" w:rsidRPr="00F96067">
        <w:rPr>
          <w:lang w:val="en-GB"/>
        </w:rPr>
        <w:t xml:space="preserve">the login page </w:t>
      </w:r>
      <w:r w:rsidR="0052790E" w:rsidRPr="00F96067">
        <w:rPr>
          <w:lang w:val="en-GB"/>
        </w:rPr>
        <w:t xml:space="preserve">from all </w:t>
      </w:r>
      <w:r w:rsidR="001115FF">
        <w:rPr>
          <w:lang w:val="en-GB"/>
        </w:rPr>
        <w:t>UCGIS</w:t>
      </w:r>
      <w:r w:rsidR="0052790E" w:rsidRPr="00F96067">
        <w:rPr>
          <w:lang w:val="en-GB"/>
        </w:rPr>
        <w:t xml:space="preserve"> Bok-related tools</w:t>
      </w:r>
      <w:r w:rsidR="008532C1" w:rsidRPr="00F96067">
        <w:rPr>
          <w:lang w:val="en-GB"/>
        </w:rPr>
        <w:t xml:space="preserve">, including </w:t>
      </w:r>
      <w:r w:rsidR="00DC6EDE">
        <w:rPr>
          <w:lang w:val="en-GB"/>
        </w:rPr>
        <w:t>BAT</w:t>
      </w:r>
      <w:r w:rsidR="0052790E" w:rsidRPr="00F96067">
        <w:rPr>
          <w:lang w:val="en-GB"/>
        </w:rPr>
        <w:t>. If you have an account</w:t>
      </w:r>
      <w:r w:rsidR="009D5EC9" w:rsidRPr="00F96067">
        <w:rPr>
          <w:lang w:val="en-GB"/>
        </w:rPr>
        <w:t>,</w:t>
      </w:r>
      <w:r w:rsidR="0052790E" w:rsidRPr="00F96067">
        <w:rPr>
          <w:lang w:val="en-GB"/>
        </w:rPr>
        <w:t xml:space="preserve"> type in your email (1), your password (2) and click button ‘Login’ (3).</w:t>
      </w:r>
    </w:p>
    <w:p w14:paraId="09A91A58" w14:textId="3CEF264E" w:rsidR="003E468C" w:rsidRPr="00F96067" w:rsidRDefault="001115FF" w:rsidP="00651BD9">
      <w:pPr>
        <w:spacing w:after="240"/>
        <w:rPr>
          <w:vanish/>
          <w:lang w:val="en-GB"/>
          <w:specVanish/>
        </w:rPr>
      </w:pPr>
      <w:r w:rsidRPr="007E0EDF">
        <w:rPr>
          <w:noProof/>
          <w:lang w:val="en-GB"/>
        </w:rPr>
        <mc:AlternateContent>
          <mc:Choice Requires="wpg">
            <w:drawing>
              <wp:anchor distT="0" distB="0" distL="114300" distR="114300" simplePos="0" relativeHeight="251719168" behindDoc="0" locked="0" layoutInCell="1" allowOverlap="0" wp14:anchorId="451231F3" wp14:editId="3FE9CD63">
                <wp:simplePos x="0" y="0"/>
                <wp:positionH relativeFrom="column">
                  <wp:posOffset>94615</wp:posOffset>
                </wp:positionH>
                <wp:positionV relativeFrom="paragraph">
                  <wp:posOffset>1400907</wp:posOffset>
                </wp:positionV>
                <wp:extent cx="5734685" cy="4245610"/>
                <wp:effectExtent l="0" t="0" r="5715" b="0"/>
                <wp:wrapTopAndBottom/>
                <wp:docPr id="549358129" name="Grupo 171"/>
                <wp:cNvGraphicFramePr/>
                <a:graphic xmlns:a="http://schemas.openxmlformats.org/drawingml/2006/main">
                  <a:graphicData uri="http://schemas.microsoft.com/office/word/2010/wordprocessingGroup">
                    <wpg:wgp>
                      <wpg:cNvGrpSpPr/>
                      <wpg:grpSpPr>
                        <a:xfrm>
                          <a:off x="0" y="0"/>
                          <a:ext cx="5734685" cy="4245610"/>
                          <a:chOff x="0" y="70317"/>
                          <a:chExt cx="5733415" cy="4244508"/>
                        </a:xfrm>
                      </wpg:grpSpPr>
                      <wpg:grpSp>
                        <wpg:cNvPr id="1834440192" name="Grupo 7"/>
                        <wpg:cNvGrpSpPr/>
                        <wpg:grpSpPr>
                          <a:xfrm>
                            <a:off x="281527" y="70317"/>
                            <a:ext cx="5170359" cy="3994785"/>
                            <a:chOff x="281527" y="70317"/>
                            <a:chExt cx="5170359" cy="3994785"/>
                          </a:xfrm>
                        </wpg:grpSpPr>
                        <pic:pic xmlns:pic="http://schemas.openxmlformats.org/drawingml/2006/picture">
                          <pic:nvPicPr>
                            <pic:cNvPr id="10541719" name="Imagen 11"/>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281527" y="70317"/>
                              <a:ext cx="5170359" cy="3994785"/>
                            </a:xfrm>
                            <a:prstGeom prst="rect">
                              <a:avLst/>
                            </a:prstGeom>
                          </pic:spPr>
                        </pic:pic>
                        <wpg:grpSp>
                          <wpg:cNvPr id="434059077" name="Grupo 2"/>
                          <wpg:cNvGrpSpPr/>
                          <wpg:grpSpPr>
                            <a:xfrm>
                              <a:off x="1693333" y="2104994"/>
                              <a:ext cx="2552065" cy="977267"/>
                              <a:chOff x="0" y="-164072"/>
                              <a:chExt cx="2552065" cy="977267"/>
                            </a:xfrm>
                          </wpg:grpSpPr>
                          <wpg:grpSp>
                            <wpg:cNvPr id="2014884609" name="Grupo 82"/>
                            <wpg:cNvGrpSpPr/>
                            <wpg:grpSpPr>
                              <a:xfrm>
                                <a:off x="905934" y="-164072"/>
                                <a:ext cx="210820" cy="208927"/>
                                <a:chOff x="-39692" y="-261523"/>
                                <a:chExt cx="288409" cy="285805"/>
                              </a:xfrm>
                            </wpg:grpSpPr>
                            <wps:wsp>
                              <wps:cNvPr id="696254998" name="Elipse 86"/>
                              <wps:cNvSpPr/>
                              <wps:spPr>
                                <a:xfrm>
                                  <a:off x="0" y="-224440"/>
                                  <a:ext cx="248717" cy="248722"/>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F32C461"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5315029" name="Cuadro de texto 87"/>
                              <wps:cNvSpPr txBox="1"/>
                              <wps:spPr>
                                <a:xfrm>
                                  <a:off x="-39692" y="-261523"/>
                                  <a:ext cx="277977" cy="277986"/>
                                </a:xfrm>
                                <a:prstGeom prst="rect">
                                  <a:avLst/>
                                </a:prstGeom>
                                <a:noFill/>
                                <a:ln w="6350">
                                  <a:noFill/>
                                </a:ln>
                              </wps:spPr>
                              <wps:txbx>
                                <w:txbxContent>
                                  <w:p w14:paraId="6CC5AF18" w14:textId="77777777" w:rsidR="001115FF" w:rsidRPr="00F14E9D" w:rsidRDefault="001115FF" w:rsidP="001115FF">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1257720" name="Grupo 88"/>
                            <wpg:cNvGrpSpPr/>
                            <wpg:grpSpPr>
                              <a:xfrm>
                                <a:off x="914400" y="140728"/>
                                <a:ext cx="240665" cy="240666"/>
                                <a:chOff x="-39692" y="-261748"/>
                                <a:chExt cx="329558" cy="329575"/>
                              </a:xfrm>
                            </wpg:grpSpPr>
                            <wps:wsp>
                              <wps:cNvPr id="1654169838" name="Elipse 89"/>
                              <wps:cNvSpPr/>
                              <wps:spPr>
                                <a:xfrm>
                                  <a:off x="0" y="-224676"/>
                                  <a:ext cx="248718" cy="248718"/>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161AC35"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393681" name="Cuadro de texto 90"/>
                              <wps:cNvSpPr txBox="1"/>
                              <wps:spPr>
                                <a:xfrm>
                                  <a:off x="-39692" y="-261748"/>
                                  <a:ext cx="329558" cy="329575"/>
                                </a:xfrm>
                                <a:prstGeom prst="rect">
                                  <a:avLst/>
                                </a:prstGeom>
                                <a:noFill/>
                                <a:ln w="6350">
                                  <a:noFill/>
                                </a:ln>
                              </wps:spPr>
                              <wps:txbx>
                                <w:txbxContent>
                                  <w:p w14:paraId="5E5DAA87" w14:textId="77777777" w:rsidR="001115FF" w:rsidRPr="00F14E9D" w:rsidRDefault="001115FF" w:rsidP="001115FF">
                                    <w:pPr>
                                      <w:spacing w:line="240" w:lineRule="auto"/>
                                      <w:rPr>
                                        <w:color w:val="FFFFFF" w:themeColor="background1"/>
                                        <w:sz w:val="18"/>
                                      </w:rPr>
                                    </w:pPr>
                                    <w:r>
                                      <w:rPr>
                                        <w:color w:val="FFFFFF" w:themeColor="background1"/>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26547714" name="Grupo 91"/>
                            <wpg:cNvGrpSpPr/>
                            <wpg:grpSpPr>
                              <a:xfrm>
                                <a:off x="0" y="572528"/>
                                <a:ext cx="240665" cy="240667"/>
                                <a:chOff x="-39692" y="-261750"/>
                                <a:chExt cx="329558" cy="329576"/>
                              </a:xfrm>
                            </wpg:grpSpPr>
                            <wps:wsp>
                              <wps:cNvPr id="1084107771" name="Elipse 92"/>
                              <wps:cNvSpPr/>
                              <wps:spPr>
                                <a:xfrm>
                                  <a:off x="0" y="-224677"/>
                                  <a:ext cx="248718" cy="248719"/>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7303B019"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7740371" name="Cuadro de texto 93"/>
                              <wps:cNvSpPr txBox="1"/>
                              <wps:spPr>
                                <a:xfrm>
                                  <a:off x="-39692" y="-261750"/>
                                  <a:ext cx="329558" cy="329576"/>
                                </a:xfrm>
                                <a:prstGeom prst="rect">
                                  <a:avLst/>
                                </a:prstGeom>
                                <a:noFill/>
                                <a:ln w="6350">
                                  <a:noFill/>
                                </a:ln>
                              </wps:spPr>
                              <wps:txbx>
                                <w:txbxContent>
                                  <w:p w14:paraId="42E95A71" w14:textId="77777777" w:rsidR="001115FF" w:rsidRPr="00F14E9D" w:rsidRDefault="001115FF" w:rsidP="001115FF">
                                    <w:pPr>
                                      <w:spacing w:line="240" w:lineRule="auto"/>
                                      <w:rPr>
                                        <w:color w:val="FFFFFF" w:themeColor="background1"/>
                                        <w:sz w:val="18"/>
                                      </w:rPr>
                                    </w:pPr>
                                    <w:r>
                                      <w:rPr>
                                        <w:color w:val="FFFFFF" w:themeColor="background1"/>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5955789" name="Grupo 94"/>
                            <wpg:cNvGrpSpPr/>
                            <wpg:grpSpPr>
                              <a:xfrm>
                                <a:off x="999067" y="572528"/>
                                <a:ext cx="240665" cy="240667"/>
                                <a:chOff x="-39692" y="-261748"/>
                                <a:chExt cx="329558" cy="329574"/>
                              </a:xfrm>
                            </wpg:grpSpPr>
                            <wps:wsp>
                              <wps:cNvPr id="1317750623" name="Elipse 95"/>
                              <wps:cNvSpPr/>
                              <wps:spPr>
                                <a:xfrm>
                                  <a:off x="0" y="-224672"/>
                                  <a:ext cx="248718" cy="248716"/>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44C71AD"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7613424" name="Cuadro de texto 96"/>
                              <wps:cNvSpPr txBox="1"/>
                              <wps:spPr>
                                <a:xfrm>
                                  <a:off x="-39692" y="-261748"/>
                                  <a:ext cx="329558" cy="329574"/>
                                </a:xfrm>
                                <a:prstGeom prst="rect">
                                  <a:avLst/>
                                </a:prstGeom>
                                <a:noFill/>
                                <a:ln w="6350">
                                  <a:noFill/>
                                </a:ln>
                              </wps:spPr>
                              <wps:txbx>
                                <w:txbxContent>
                                  <w:p w14:paraId="29438AE7" w14:textId="77777777" w:rsidR="001115FF" w:rsidRDefault="001115FF" w:rsidP="001115FF">
                                    <w:pPr>
                                      <w:spacing w:line="240" w:lineRule="auto"/>
                                      <w:rPr>
                                        <w:color w:val="FFFFFF" w:themeColor="background1"/>
                                        <w:sz w:val="18"/>
                                        <w:lang w:val="es-ES"/>
                                      </w:rPr>
                                    </w:pPr>
                                    <w:r>
                                      <w:rPr>
                                        <w:color w:val="FFFFFF" w:themeColor="background1"/>
                                        <w:sz w:val="18"/>
                                        <w:lang w:val="es-ES"/>
                                      </w:rPr>
                                      <w:t>4</w:t>
                                    </w:r>
                                  </w:p>
                                  <w:p w14:paraId="1F348A79" w14:textId="77777777" w:rsidR="001115FF" w:rsidRPr="0052790E" w:rsidRDefault="001115FF" w:rsidP="001115FF">
                                    <w:pPr>
                                      <w:spacing w:line="240" w:lineRule="auto"/>
                                      <w:rPr>
                                        <w:color w:val="FFFFFF" w:themeColor="background1"/>
                                        <w:sz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15620485" name="Grupo 97"/>
                            <wpg:cNvGrpSpPr/>
                            <wpg:grpSpPr>
                              <a:xfrm>
                                <a:off x="2201334" y="72994"/>
                                <a:ext cx="240665" cy="240667"/>
                                <a:chOff x="-39692" y="-261748"/>
                                <a:chExt cx="329558" cy="329574"/>
                              </a:xfrm>
                            </wpg:grpSpPr>
                            <wps:wsp>
                              <wps:cNvPr id="759917428" name="Elipse 98"/>
                              <wps:cNvSpPr/>
                              <wps:spPr>
                                <a:xfrm>
                                  <a:off x="0" y="-224674"/>
                                  <a:ext cx="248718" cy="248716"/>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D471E80"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082237" name="Cuadro de texto 99"/>
                              <wps:cNvSpPr txBox="1"/>
                              <wps:spPr>
                                <a:xfrm>
                                  <a:off x="-39692" y="-261748"/>
                                  <a:ext cx="329558" cy="329574"/>
                                </a:xfrm>
                                <a:prstGeom prst="rect">
                                  <a:avLst/>
                                </a:prstGeom>
                                <a:noFill/>
                                <a:ln w="6350">
                                  <a:noFill/>
                                </a:ln>
                              </wps:spPr>
                              <wps:txbx>
                                <w:txbxContent>
                                  <w:p w14:paraId="453744CE" w14:textId="77777777" w:rsidR="001115FF" w:rsidRPr="0052790E" w:rsidRDefault="001115FF" w:rsidP="001115FF">
                                    <w:pPr>
                                      <w:spacing w:line="240" w:lineRule="auto"/>
                                      <w:rPr>
                                        <w:color w:val="FFFFFF" w:themeColor="background1"/>
                                        <w:sz w:val="18"/>
                                        <w:lang w:val="es-ES"/>
                                      </w:rPr>
                                    </w:pPr>
                                    <w:r>
                                      <w:rPr>
                                        <w:color w:val="FFFFFF" w:themeColor="background1"/>
                                        <w:sz w:val="18"/>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6615004" name="Grupo 3"/>
                            <wpg:cNvGrpSpPr/>
                            <wpg:grpSpPr>
                              <a:xfrm>
                                <a:off x="2311400" y="411661"/>
                                <a:ext cx="240665" cy="240669"/>
                                <a:chOff x="-39692" y="-261746"/>
                                <a:chExt cx="329558" cy="329576"/>
                              </a:xfrm>
                            </wpg:grpSpPr>
                            <wps:wsp>
                              <wps:cNvPr id="472235801" name="Elipse 5"/>
                              <wps:cNvSpPr/>
                              <wps:spPr>
                                <a:xfrm>
                                  <a:off x="0" y="-224676"/>
                                  <a:ext cx="248718" cy="248719"/>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A248CAE"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146008" name="Cuadro de texto 6"/>
                              <wps:cNvSpPr txBox="1"/>
                              <wps:spPr>
                                <a:xfrm>
                                  <a:off x="-39692" y="-261746"/>
                                  <a:ext cx="329558" cy="329576"/>
                                </a:xfrm>
                                <a:prstGeom prst="rect">
                                  <a:avLst/>
                                </a:prstGeom>
                                <a:noFill/>
                                <a:ln w="6350">
                                  <a:noFill/>
                                </a:ln>
                              </wps:spPr>
                              <wps:txbx>
                                <w:txbxContent>
                                  <w:p w14:paraId="7848E88B" w14:textId="77777777" w:rsidR="001115FF" w:rsidRPr="0052790E" w:rsidRDefault="001115FF" w:rsidP="001115FF">
                                    <w:pPr>
                                      <w:spacing w:line="240" w:lineRule="auto"/>
                                      <w:rPr>
                                        <w:color w:val="FFFFFF" w:themeColor="background1"/>
                                        <w:sz w:val="18"/>
                                        <w:lang w:val="es-ES"/>
                                      </w:rPr>
                                    </w:pPr>
                                    <w:r>
                                      <w:rPr>
                                        <w:color w:val="FFFFFF" w:themeColor="background1"/>
                                        <w:sz w:val="18"/>
                                        <w:lang w:val="es-E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742809765" name="Cuadro de texto 115"/>
                        <wps:cNvSpPr txBox="1"/>
                        <wps:spPr>
                          <a:xfrm>
                            <a:off x="0" y="4048125"/>
                            <a:ext cx="5733415" cy="266700"/>
                          </a:xfrm>
                          <a:prstGeom prst="rect">
                            <a:avLst/>
                          </a:prstGeom>
                          <a:solidFill>
                            <a:prstClr val="white"/>
                          </a:solidFill>
                          <a:ln>
                            <a:noFill/>
                          </a:ln>
                        </wps:spPr>
                        <wps:txbx>
                          <w:txbxContent>
                            <w:p w14:paraId="56BAE46E" w14:textId="0FADDE00" w:rsidR="001115FF" w:rsidRPr="008D0988" w:rsidRDefault="001115FF" w:rsidP="001115FF">
                              <w:pPr>
                                <w:pStyle w:val="Caption"/>
                                <w:jc w:val="center"/>
                                <w:rPr>
                                  <w:noProof/>
                                  <w:color w:val="434343"/>
                                  <w:sz w:val="24"/>
                                  <w:szCs w:val="24"/>
                                  <w:lang w:val="en-GB"/>
                                </w:rPr>
                              </w:pPr>
                              <w:proofErr w:type="spellStart"/>
                              <w:r>
                                <w:t>Figure</w:t>
                              </w:r>
                              <w:proofErr w:type="spellEnd"/>
                              <w:r>
                                <w:t xml:space="preserve"> </w:t>
                              </w:r>
                              <w:r>
                                <w:fldChar w:fldCharType="begin"/>
                              </w:r>
                              <w:r>
                                <w:instrText xml:space="preserve"> SEQ Figure \* ARABIC </w:instrText>
                              </w:r>
                              <w:r>
                                <w:fldChar w:fldCharType="separate"/>
                              </w:r>
                              <w:r w:rsidR="008133CF">
                                <w:rPr>
                                  <w:noProof/>
                                </w:rPr>
                                <w:t>1</w:t>
                              </w:r>
                              <w:r>
                                <w:rPr>
                                  <w:noProof/>
                                </w:rPr>
                                <w:fldChar w:fldCharType="end"/>
                              </w:r>
                              <w:r>
                                <w:t xml:space="preserve">. UCGIS Tools </w:t>
                              </w:r>
                              <w:proofErr w:type="spellStart"/>
                              <w:r>
                                <w:t>login</w:t>
                              </w:r>
                              <w:proofErr w:type="spellEnd"/>
                              <w:r>
                                <w:t xml:space="preserve"> </w:t>
                              </w:r>
                              <w:proofErr w:type="spellStart"/>
                              <w:r>
                                <w:t>page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1231F3" id="Grupo 171" o:spid="_x0000_s1026" style="position:absolute;left:0;text-align:left;margin-left:7.45pt;margin-top:110.3pt;width:451.55pt;height:334.3pt;z-index:251719168;mso-width-relative:margin;mso-height-relative:margin" coordorigin=",703" coordsize="57334,424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" o:allowoverlap="f">
                <v:group id="Grupo 7" o:spid="_x0000_s1027" style="position:absolute;left:2815;top:703;width:51703;height:39948" coordorigin="2815,703" coordsize="51703,399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28" type="#_x0000_t75" style="position:absolute;left:2815;top:703;width:51703;height:39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">
                    <v:imagedata r:id="rId12" o:title=""/>
                  </v:shape>
                  <v:group id="Grupo 2" o:spid="_x0000_s1029" style="position:absolute;left:16933;top:21049;width:25520;height:9773" coordorigin=",-1640" coordsize="25520,97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">
                    <v:group id="Grupo 82" o:spid="_x0000_s1030" style="position:absolute;left:9059;top:-1640;width:2108;height:2088" coordorigin="-39692,-261523" coordsize="288409,285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">
                      <v:oval id="Elipse 86" o:spid="_x0000_s1031" style="position:absolute;top:-224440;width:248717;height:2487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" fillcolor="#ffc000" stroked="f">
                        <v:shadow on="t" color="black" opacity="22937f" origin=",.5" offset="0,.63889mm"/>
                        <v:textbox>
                          <w:txbxContent>
                            <w:p w14:paraId="4F32C461" w14:textId="77777777" w:rsidR="001115FF" w:rsidRPr="004B4205" w:rsidRDefault="001115FF" w:rsidP="001115FF">
                              <w:pPr>
                                <w:spacing w:line="240" w:lineRule="auto"/>
                                <w:jc w:val="center"/>
                                <w:rPr>
                                  <w:color w:val="404040" w:themeColor="text1" w:themeTint="BF"/>
                                  <w:sz w:val="22"/>
                                </w:rPr>
                              </w:pPr>
                            </w:p>
                          </w:txbxContent>
                        </v:textbox>
                      </v:oval>
                      <v:shapetype id="_x0000_t202" coordsize="21600,21600" o:spt="202" path="m,l,21600r21600,l21600,xe">
                        <v:stroke joinstyle="miter"/>
                        <v:path gradientshapeok="t" o:connecttype="rect"/>
                      </v:shapetype>
                      <v:shape id="Cuadro de texto 87" o:spid="_x0000_s1032" type="#_x0000_t202" style="position:absolute;left:-39692;top:-261523;width:277977;height:2779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" filled="f" stroked="f" strokeweight=".5pt">
                        <v:textbox>
                          <w:txbxContent>
                            <w:p w14:paraId="6CC5AF18" w14:textId="77777777" w:rsidR="001115FF" w:rsidRPr="00F14E9D" w:rsidRDefault="001115FF" w:rsidP="001115FF">
                              <w:pPr>
                                <w:spacing w:line="240" w:lineRule="auto"/>
                                <w:rPr>
                                  <w:color w:val="FFFFFF" w:themeColor="background1"/>
                                  <w:sz w:val="18"/>
                                </w:rPr>
                              </w:pPr>
                              <w:r w:rsidRPr="00F14E9D">
                                <w:rPr>
                                  <w:color w:val="FFFFFF" w:themeColor="background1"/>
                                  <w:sz w:val="18"/>
                                </w:rPr>
                                <w:t>1</w:t>
                              </w:r>
                            </w:p>
                          </w:txbxContent>
                        </v:textbox>
                      </v:shape>
                    </v:group>
                    <v:group id="Grupo 88" o:spid="_x0000_s1033" style="position:absolute;left:9144;top:1407;width:2406;height:2406" coordorigin="-39692,-261748" coordsize="329558,32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">
                      <v:oval id="Elipse 89" o:spid="_x0000_s1034" style="position:absolute;top:-224676;width:248718;height:248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" fillcolor="#ffc000" stroked="f">
                        <v:shadow on="t" color="black" opacity="22937f" origin=",.5" offset="0,.63889mm"/>
                        <v:textbox>
                          <w:txbxContent>
                            <w:p w14:paraId="5161AC35" w14:textId="77777777" w:rsidR="001115FF" w:rsidRPr="004B4205" w:rsidRDefault="001115FF" w:rsidP="001115FF">
                              <w:pPr>
                                <w:spacing w:line="240" w:lineRule="auto"/>
                                <w:jc w:val="center"/>
                                <w:rPr>
                                  <w:color w:val="404040" w:themeColor="text1" w:themeTint="BF"/>
                                  <w:sz w:val="22"/>
                                </w:rPr>
                              </w:pPr>
                            </w:p>
                          </w:txbxContent>
                        </v:textbox>
                      </v:oval>
                      <v:shape id="Cuadro de texto 90" o:spid="_x0000_s1035" type="#_x0000_t202" style="position:absolute;left:-39692;top:-261748;width:329558;height:329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" filled="f" stroked="f" strokeweight=".5pt">
                        <v:textbox>
                          <w:txbxContent>
                            <w:p w14:paraId="5E5DAA87" w14:textId="77777777" w:rsidR="001115FF" w:rsidRPr="00F14E9D" w:rsidRDefault="001115FF" w:rsidP="001115FF">
                              <w:pPr>
                                <w:spacing w:line="240" w:lineRule="auto"/>
                                <w:rPr>
                                  <w:color w:val="FFFFFF" w:themeColor="background1"/>
                                  <w:sz w:val="18"/>
                                </w:rPr>
                              </w:pPr>
                              <w:r>
                                <w:rPr>
                                  <w:color w:val="FFFFFF" w:themeColor="background1"/>
                                  <w:sz w:val="18"/>
                                </w:rPr>
                                <w:t>2</w:t>
                              </w:r>
                            </w:p>
                          </w:txbxContent>
                        </v:textbox>
                      </v:shape>
                    </v:group>
                    <v:group id="Grupo 91" o:spid="_x0000_s1036" style="position:absolute;top:5725;width:2406;height:2406" coordorigin="-39692,-261750" coordsize="329558,329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">
                      <v:oval id="Elipse 92" o:spid="_x0000_s1037" style="position:absolute;top:-224677;width:248718;height:2487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" fillcolor="#ffc000" stroked="f">
                        <v:shadow on="t" color="black" opacity="22937f" origin=",.5" offset="0,.63889mm"/>
                        <v:textbox>
                          <w:txbxContent>
                            <w:p w14:paraId="7303B019" w14:textId="77777777" w:rsidR="001115FF" w:rsidRPr="004B4205" w:rsidRDefault="001115FF" w:rsidP="001115FF">
                              <w:pPr>
                                <w:spacing w:line="240" w:lineRule="auto"/>
                                <w:jc w:val="center"/>
                                <w:rPr>
                                  <w:color w:val="404040" w:themeColor="text1" w:themeTint="BF"/>
                                  <w:sz w:val="22"/>
                                </w:rPr>
                              </w:pPr>
                            </w:p>
                          </w:txbxContent>
                        </v:textbox>
                      </v:oval>
                      <v:shape id="Cuadro de texto 93" o:spid="_x0000_s1038" type="#_x0000_t202" style="position:absolute;left:-39692;top:-261750;width:329558;height:3295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" filled="f" stroked="f" strokeweight=".5pt">
                        <v:textbox>
                          <w:txbxContent>
                            <w:p w14:paraId="42E95A71" w14:textId="77777777" w:rsidR="001115FF" w:rsidRPr="00F14E9D" w:rsidRDefault="001115FF" w:rsidP="001115FF">
                              <w:pPr>
                                <w:spacing w:line="240" w:lineRule="auto"/>
                                <w:rPr>
                                  <w:color w:val="FFFFFF" w:themeColor="background1"/>
                                  <w:sz w:val="18"/>
                                </w:rPr>
                              </w:pPr>
                              <w:r>
                                <w:rPr>
                                  <w:color w:val="FFFFFF" w:themeColor="background1"/>
                                  <w:sz w:val="18"/>
                                </w:rPr>
                                <w:t>3</w:t>
                              </w:r>
                            </w:p>
                          </w:txbxContent>
                        </v:textbox>
                      </v:shape>
                    </v:group>
                    <v:group id="Grupo 94" o:spid="_x0000_s1039" style="position:absolute;left:9990;top:5725;width:2407;height:2406" coordorigin="-39692,-261748" coordsize="329558,3295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">
                      <v:oval id="Elipse 95" o:spid="_x0000_s1040" style="position:absolute;top:-224672;width:248718;height:248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" fillcolor="#ffc000" stroked="f">
                        <v:shadow on="t" color="black" opacity="22937f" origin=",.5" offset="0,.63889mm"/>
                        <v:textbox>
                          <w:txbxContent>
                            <w:p w14:paraId="544C71AD" w14:textId="77777777" w:rsidR="001115FF" w:rsidRPr="004B4205" w:rsidRDefault="001115FF" w:rsidP="001115FF">
                              <w:pPr>
                                <w:spacing w:line="240" w:lineRule="auto"/>
                                <w:jc w:val="center"/>
                                <w:rPr>
                                  <w:color w:val="404040" w:themeColor="text1" w:themeTint="BF"/>
                                  <w:sz w:val="22"/>
                                </w:rPr>
                              </w:pPr>
                            </w:p>
                          </w:txbxContent>
                        </v:textbox>
                      </v:oval>
                      <v:shape id="Cuadro de texto 96" o:spid="_x0000_s1041" type="#_x0000_t202" style="position:absolute;left:-39692;top:-261748;width:329558;height:329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" filled="f" stroked="f" strokeweight=".5pt">
                        <v:textbox>
                          <w:txbxContent>
                            <w:p w14:paraId="29438AE7" w14:textId="77777777" w:rsidR="001115FF" w:rsidRDefault="001115FF" w:rsidP="001115FF">
                              <w:pPr>
                                <w:spacing w:line="240" w:lineRule="auto"/>
                                <w:rPr>
                                  <w:color w:val="FFFFFF" w:themeColor="background1"/>
                                  <w:sz w:val="18"/>
                                  <w:lang w:val="es-ES"/>
                                </w:rPr>
                              </w:pPr>
                              <w:r>
                                <w:rPr>
                                  <w:color w:val="FFFFFF" w:themeColor="background1"/>
                                  <w:sz w:val="18"/>
                                  <w:lang w:val="es-ES"/>
                                </w:rPr>
                                <w:t>4</w:t>
                              </w:r>
                            </w:p>
                            <w:p w14:paraId="1F348A79" w14:textId="77777777" w:rsidR="001115FF" w:rsidRPr="0052790E" w:rsidRDefault="001115FF" w:rsidP="001115FF">
                              <w:pPr>
                                <w:spacing w:line="240" w:lineRule="auto"/>
                                <w:rPr>
                                  <w:color w:val="FFFFFF" w:themeColor="background1"/>
                                  <w:sz w:val="18"/>
                                  <w:lang w:val="es-ES"/>
                                </w:rPr>
                              </w:pPr>
                            </w:p>
                          </w:txbxContent>
                        </v:textbox>
                      </v:shape>
                    </v:group>
                    <v:group id="Grupo 97" o:spid="_x0000_s1042" style="position:absolute;left:22013;top:729;width:2406;height:2407" coordorigin="-39692,-261748" coordsize="329558,3295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">
                      <v:oval id="Elipse 98" o:spid="_x0000_s1043" style="position:absolute;top:-224674;width:248718;height:248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" fillcolor="#ffc000" stroked="f">
                        <v:shadow on="t" color="black" opacity="22937f" origin=",.5" offset="0,.63889mm"/>
                        <v:textbox>
                          <w:txbxContent>
                            <w:p w14:paraId="4D471E80" w14:textId="77777777" w:rsidR="001115FF" w:rsidRPr="004B4205" w:rsidRDefault="001115FF" w:rsidP="001115FF">
                              <w:pPr>
                                <w:spacing w:line="240" w:lineRule="auto"/>
                                <w:jc w:val="center"/>
                                <w:rPr>
                                  <w:color w:val="404040" w:themeColor="text1" w:themeTint="BF"/>
                                  <w:sz w:val="22"/>
                                </w:rPr>
                              </w:pPr>
                            </w:p>
                          </w:txbxContent>
                        </v:textbox>
                      </v:oval>
                      <v:shape id="Cuadro de texto 99" o:spid="_x0000_s1044" type="#_x0000_t202" style="position:absolute;left:-39692;top:-261748;width:329558;height:329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" filled="f" stroked="f" strokeweight=".5pt">
                        <v:textbox>
                          <w:txbxContent>
                            <w:p w14:paraId="453744CE" w14:textId="77777777" w:rsidR="001115FF" w:rsidRPr="0052790E" w:rsidRDefault="001115FF" w:rsidP="001115FF">
                              <w:pPr>
                                <w:spacing w:line="240" w:lineRule="auto"/>
                                <w:rPr>
                                  <w:color w:val="FFFFFF" w:themeColor="background1"/>
                                  <w:sz w:val="18"/>
                                  <w:lang w:val="es-ES"/>
                                </w:rPr>
                              </w:pPr>
                              <w:r>
                                <w:rPr>
                                  <w:color w:val="FFFFFF" w:themeColor="background1"/>
                                  <w:sz w:val="18"/>
                                  <w:lang w:val="es-ES"/>
                                </w:rPr>
                                <w:t>5</w:t>
                              </w:r>
                            </w:p>
                          </w:txbxContent>
                        </v:textbox>
                      </v:shape>
                    </v:group>
                    <v:group id="Grupo 3" o:spid="_x0000_s1045" style="position:absolute;left:23114;top:4116;width:2406;height:2407" coordorigin="-39692,-261746" coordsize="329558,329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">
                      <v:oval id="Elipse 5" o:spid="_x0000_s1046" style="position:absolute;top:-224676;width:248718;height:2487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" fillcolor="#ffc000" stroked="f">
                        <v:shadow on="t" color="black" opacity="22937f" origin=",.5" offset="0,.63889mm"/>
                        <v:textbox>
                          <w:txbxContent>
                            <w:p w14:paraId="5A248CAE" w14:textId="77777777" w:rsidR="001115FF" w:rsidRPr="004B4205" w:rsidRDefault="001115FF" w:rsidP="001115FF">
                              <w:pPr>
                                <w:spacing w:line="240" w:lineRule="auto"/>
                                <w:jc w:val="center"/>
                                <w:rPr>
                                  <w:color w:val="404040" w:themeColor="text1" w:themeTint="BF"/>
                                  <w:sz w:val="22"/>
                                </w:rPr>
                              </w:pPr>
                            </w:p>
                          </w:txbxContent>
                        </v:textbox>
                      </v:oval>
                      <v:shape id="Cuadro de texto 6" o:spid="_x0000_s1047" type="#_x0000_t202" style="position:absolute;left:-39692;top:-261746;width:329558;height:3295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" filled="f" stroked="f" strokeweight=".5pt">
                        <v:textbox>
                          <w:txbxContent>
                            <w:p w14:paraId="7848E88B" w14:textId="77777777" w:rsidR="001115FF" w:rsidRPr="0052790E" w:rsidRDefault="001115FF" w:rsidP="001115FF">
                              <w:pPr>
                                <w:spacing w:line="240" w:lineRule="auto"/>
                                <w:rPr>
                                  <w:color w:val="FFFFFF" w:themeColor="background1"/>
                                  <w:sz w:val="18"/>
                                  <w:lang w:val="es-ES"/>
                                </w:rPr>
                              </w:pPr>
                              <w:r>
                                <w:rPr>
                                  <w:color w:val="FFFFFF" w:themeColor="background1"/>
                                  <w:sz w:val="18"/>
                                  <w:lang w:val="es-ES"/>
                                </w:rPr>
                                <w:t>6</w:t>
                              </w:r>
                            </w:p>
                          </w:txbxContent>
                        </v:textbox>
                      </v:shape>
                    </v:group>
                  </v:group>
                </v:group>
                <v:shape id="Cuadro de texto 115" o:spid="_x0000_s1048" type="#_x0000_t202" style="position:absolute;top:40481;width:57334;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" stroked="f">
                  <v:textbox style="mso-fit-shape-to-text:t" inset="0,0,0,0">
                    <w:txbxContent>
                      <w:p w14:paraId="56BAE46E" w14:textId="0FADDE00" w:rsidR="001115FF" w:rsidRPr="008D0988" w:rsidRDefault="001115FF" w:rsidP="001115FF">
                        <w:pPr>
                          <w:pStyle w:val="Caption"/>
                          <w:jc w:val="center"/>
                          <w:rPr>
                            <w:noProof/>
                            <w:color w:val="434343"/>
                            <w:sz w:val="24"/>
                            <w:szCs w:val="24"/>
                            <w:lang w:val="en-GB"/>
                          </w:rPr>
                        </w:pPr>
                        <w:proofErr w:type="spellStart"/>
                        <w:r>
                          <w:t>Figure</w:t>
                        </w:r>
                        <w:proofErr w:type="spellEnd"/>
                        <w:r>
                          <w:t xml:space="preserve"> </w:t>
                        </w:r>
                        <w:r>
                          <w:fldChar w:fldCharType="begin"/>
                        </w:r>
                        <w:r>
                          <w:instrText xml:space="preserve"> SEQ Figure \* ARABIC </w:instrText>
                        </w:r>
                        <w:r>
                          <w:fldChar w:fldCharType="separate"/>
                        </w:r>
                        <w:r w:rsidR="008133CF">
                          <w:rPr>
                            <w:noProof/>
                          </w:rPr>
                          <w:t>1</w:t>
                        </w:r>
                        <w:r>
                          <w:rPr>
                            <w:noProof/>
                          </w:rPr>
                          <w:fldChar w:fldCharType="end"/>
                        </w:r>
                        <w:r>
                          <w:t xml:space="preserve">. UCGIS Tools </w:t>
                        </w:r>
                        <w:proofErr w:type="spellStart"/>
                        <w:r>
                          <w:t>login</w:t>
                        </w:r>
                        <w:proofErr w:type="spellEnd"/>
                        <w:r>
                          <w:t xml:space="preserve"> </w:t>
                        </w:r>
                        <w:proofErr w:type="spellStart"/>
                        <w:r>
                          <w:t>page</w:t>
                        </w:r>
                        <w:proofErr w:type="spellEnd"/>
                      </w:p>
                    </w:txbxContent>
                  </v:textbox>
                </v:shape>
                <w10:wrap type="topAndBottom"/>
              </v:group>
            </w:pict>
          </mc:Fallback>
        </mc:AlternateContent>
      </w:r>
      <w:r w:rsidR="00437E43" w:rsidRPr="00F96067">
        <w:rPr>
          <w:lang w:val="en-GB"/>
        </w:rPr>
        <w:t>If you</w:t>
      </w:r>
      <w:r w:rsidR="003E468C" w:rsidRPr="00F96067">
        <w:rPr>
          <w:lang w:val="en-GB"/>
        </w:rPr>
        <w:t xml:space="preserve"> </w:t>
      </w:r>
    </w:p>
    <w:p w14:paraId="758572FA" w14:textId="77777777" w:rsidR="00241692" w:rsidRPr="00241692" w:rsidRDefault="00437E43" w:rsidP="003E468C">
      <w:pPr>
        <w:pStyle w:val="Heading4"/>
        <w:rPr>
          <w:vanish/>
          <w:lang w:val="en-GB"/>
          <w:specVanish/>
        </w:rPr>
      </w:pPr>
      <w:r w:rsidRPr="00F96067">
        <w:rPr>
          <w:lang w:val="en-GB"/>
        </w:rPr>
        <w:t xml:space="preserve"> </w:t>
      </w:r>
    </w:p>
    <w:p w14:paraId="1C20B1C9" w14:textId="5AD8F289" w:rsidR="003E468C" w:rsidRPr="00F96067" w:rsidRDefault="00241692" w:rsidP="00241692">
      <w:pPr>
        <w:pStyle w:val="Indiceentexto"/>
        <w:rPr>
          <w:vanish/>
          <w:specVanish/>
        </w:rPr>
      </w:pPr>
      <w:r>
        <w:t xml:space="preserve"> </w:t>
      </w:r>
      <w:bookmarkStart w:id="4" w:name="_Toc139976742"/>
      <w:r w:rsidR="00437E43" w:rsidRPr="00F96067">
        <w:t>forgot your password</w:t>
      </w:r>
      <w:bookmarkEnd w:id="4"/>
      <w:r w:rsidR="003E468C" w:rsidRPr="00F96067">
        <w:t xml:space="preserve"> </w:t>
      </w:r>
    </w:p>
    <w:p w14:paraId="52E3962A" w14:textId="77777777" w:rsidR="00241692" w:rsidRPr="00241692" w:rsidRDefault="003E468C" w:rsidP="00241692">
      <w:pPr>
        <w:pStyle w:val="Indiceentexto"/>
        <w:rPr>
          <w:vanish/>
          <w:specVanish/>
        </w:rPr>
      </w:pPr>
      <w:r w:rsidRPr="00F96067">
        <w:rPr>
          <w:rStyle w:val="FootnoteReference"/>
        </w:rPr>
        <w:t xml:space="preserve"> </w:t>
      </w:r>
    </w:p>
    <w:p w14:paraId="1C95C72F" w14:textId="73CFFEFE" w:rsidR="0007242B" w:rsidRPr="00F96067" w:rsidRDefault="00241692" w:rsidP="00651BD9">
      <w:pPr>
        <w:spacing w:after="240"/>
        <w:rPr>
          <w:lang w:val="en-GB"/>
        </w:rPr>
      </w:pPr>
      <w:r>
        <w:rPr>
          <w:lang w:val="en-GB"/>
        </w:rPr>
        <w:t xml:space="preserve"> ,</w:t>
      </w:r>
      <w:r w:rsidR="00B7624D" w:rsidRPr="00F96067">
        <w:rPr>
          <w:lang w:val="en-GB"/>
        </w:rPr>
        <w:t xml:space="preserve"> </w:t>
      </w:r>
      <w:r w:rsidR="00437E43" w:rsidRPr="00F96067">
        <w:rPr>
          <w:lang w:val="en-GB"/>
        </w:rPr>
        <w:t>type in your email (1) and click ‘Forgot password?’ (4)</w:t>
      </w:r>
      <w:r w:rsidR="002A4C09" w:rsidRPr="00F96067">
        <w:rPr>
          <w:lang w:val="en-GB"/>
        </w:rPr>
        <w:t>.</w:t>
      </w:r>
      <w:r w:rsidR="00437E43" w:rsidRPr="00F96067">
        <w:rPr>
          <w:lang w:val="en-GB"/>
        </w:rPr>
        <w:t xml:space="preserve"> </w:t>
      </w:r>
      <w:r w:rsidR="002A4C09" w:rsidRPr="00F96067">
        <w:rPr>
          <w:lang w:val="en-GB"/>
        </w:rPr>
        <w:t>Y</w:t>
      </w:r>
      <w:r w:rsidR="00437E43" w:rsidRPr="00F96067">
        <w:rPr>
          <w:lang w:val="en-GB"/>
        </w:rPr>
        <w:t>ou will receive an email to recover your password.</w:t>
      </w:r>
      <w:r w:rsidR="0041572B" w:rsidRPr="00F96067">
        <w:rPr>
          <w:lang w:val="en-GB"/>
        </w:rPr>
        <w:t xml:space="preserve"> </w:t>
      </w:r>
      <w:r w:rsidR="00651BD9" w:rsidRPr="00F96067">
        <w:rPr>
          <w:lang w:val="en-GB"/>
        </w:rPr>
        <w:t>If you don’t have an account</w:t>
      </w:r>
      <w:r w:rsidR="008415FA" w:rsidRPr="00F96067">
        <w:rPr>
          <w:lang w:val="en-GB"/>
        </w:rPr>
        <w:t>,</w:t>
      </w:r>
      <w:r w:rsidR="00651BD9" w:rsidRPr="00F96067">
        <w:rPr>
          <w:lang w:val="en-GB"/>
        </w:rPr>
        <w:t xml:space="preserve"> click Register Now! (5) and proceed to Figure</w:t>
      </w:r>
      <w:r w:rsidR="00305D73" w:rsidRPr="00F96067">
        <w:rPr>
          <w:lang w:val="en-GB"/>
        </w:rPr>
        <w:t xml:space="preserve"> 2 Regis</w:t>
      </w:r>
      <w:r w:rsidR="008415FA" w:rsidRPr="00F96067">
        <w:rPr>
          <w:lang w:val="en-GB"/>
        </w:rPr>
        <w:t>tration</w:t>
      </w:r>
      <w:r w:rsidR="00305D73" w:rsidRPr="00F96067">
        <w:rPr>
          <w:lang w:val="en-GB"/>
        </w:rPr>
        <w:t xml:space="preserve"> form.</w:t>
      </w:r>
      <w:r w:rsidR="0041572B" w:rsidRPr="00F96067">
        <w:rPr>
          <w:lang w:val="en-GB"/>
        </w:rPr>
        <w:t xml:space="preserve"> </w:t>
      </w:r>
      <w:r w:rsidR="00A22E73" w:rsidRPr="00F96067">
        <w:rPr>
          <w:lang w:val="en-GB"/>
        </w:rPr>
        <w:t xml:space="preserve">You can also sign in with your </w:t>
      </w:r>
      <w:r w:rsidR="008415FA" w:rsidRPr="00F96067">
        <w:rPr>
          <w:lang w:val="en-GB"/>
        </w:rPr>
        <w:t>G</w:t>
      </w:r>
      <w:r w:rsidR="00A22E73" w:rsidRPr="00F96067">
        <w:rPr>
          <w:lang w:val="en-GB"/>
        </w:rPr>
        <w:t>oogle account (6).</w:t>
      </w:r>
      <w:r w:rsidR="00305D73" w:rsidRPr="00F96067">
        <w:rPr>
          <w:lang w:val="en-GB"/>
        </w:rPr>
        <w:t xml:space="preserve"> </w:t>
      </w:r>
    </w:p>
    <w:p w14:paraId="0914675C" w14:textId="21817D6B" w:rsidR="00FE4EB0" w:rsidRPr="00F96067" w:rsidRDefault="00FE4EB0" w:rsidP="00651BD9">
      <w:pPr>
        <w:pStyle w:val="Caption"/>
        <w:jc w:val="center"/>
        <w:rPr>
          <w:lang w:val="en-GB"/>
        </w:rPr>
      </w:pPr>
      <w:bookmarkStart w:id="5" w:name="_Ref22809537"/>
      <w:bookmarkStart w:id="6" w:name="_Ref22809507"/>
    </w:p>
    <w:bookmarkEnd w:id="5"/>
    <w:bookmarkEnd w:id="6"/>
    <w:p w14:paraId="12D2A795" w14:textId="1579F927" w:rsidR="003E468C" w:rsidRPr="00F96067" w:rsidRDefault="004B0194" w:rsidP="000E2621">
      <w:pPr>
        <w:keepNext/>
        <w:spacing w:after="240"/>
        <w:rPr>
          <w:vanish/>
          <w:lang w:val="en-GB"/>
          <w:specVanish/>
        </w:rPr>
      </w:pPr>
      <w:r w:rsidRPr="00F96067">
        <w:rPr>
          <w:lang w:val="en-GB"/>
        </w:rPr>
        <w:lastRenderedPageBreak/>
        <w:t xml:space="preserve">To </w:t>
      </w:r>
    </w:p>
    <w:p w14:paraId="26DE52B5" w14:textId="77777777" w:rsidR="00241692" w:rsidRPr="00241692" w:rsidRDefault="003E468C" w:rsidP="003E468C">
      <w:pPr>
        <w:pStyle w:val="Heading4"/>
        <w:rPr>
          <w:vanish/>
          <w:lang w:val="en-GB"/>
          <w:specVanish/>
        </w:rPr>
      </w:pPr>
      <w:r w:rsidRPr="00F96067">
        <w:rPr>
          <w:lang w:val="en-GB"/>
        </w:rPr>
        <w:t xml:space="preserve"> </w:t>
      </w:r>
    </w:p>
    <w:p w14:paraId="0F3E99FE" w14:textId="76026BE8" w:rsidR="003E468C" w:rsidRPr="00241692" w:rsidRDefault="00241692" w:rsidP="00241692">
      <w:pPr>
        <w:pStyle w:val="Indiceentexto"/>
        <w:rPr>
          <w:vanish/>
          <w:specVanish/>
        </w:rPr>
      </w:pPr>
      <w:r>
        <w:t xml:space="preserve"> </w:t>
      </w:r>
      <w:bookmarkStart w:id="7" w:name="_Toc139976743"/>
      <w:r w:rsidR="004B0194" w:rsidRPr="00F96067">
        <w:t xml:space="preserve">create a new </w:t>
      </w:r>
      <w:r w:rsidR="002A4C09" w:rsidRPr="00F96067">
        <w:t>account</w:t>
      </w:r>
      <w:bookmarkEnd w:id="7"/>
      <w:r w:rsidR="003E468C" w:rsidRPr="00F96067">
        <w:t xml:space="preserve"> </w:t>
      </w:r>
    </w:p>
    <w:p w14:paraId="37312F85" w14:textId="55F2A116" w:rsidR="00241692" w:rsidRPr="00241692" w:rsidRDefault="00241692" w:rsidP="00241692">
      <w:pPr>
        <w:rPr>
          <w:vanish/>
          <w:lang w:val="en-GB"/>
          <w:specVanish/>
        </w:rPr>
      </w:pPr>
      <w:r>
        <w:rPr>
          <w:lang w:val="en-GB"/>
        </w:rPr>
        <w:t xml:space="preserve"> </w:t>
      </w:r>
    </w:p>
    <w:p w14:paraId="02088D11" w14:textId="07E6AD25" w:rsidR="004B0194" w:rsidRPr="00F96067" w:rsidRDefault="003E468C" w:rsidP="000E2621">
      <w:pPr>
        <w:keepNext/>
        <w:spacing w:after="240"/>
        <w:rPr>
          <w:lang w:val="en-GB"/>
        </w:rPr>
      </w:pPr>
      <w:r w:rsidRPr="00F96067">
        <w:rPr>
          <w:color w:val="365F91" w:themeColor="accent1" w:themeShade="BF"/>
          <w:lang w:val="en-GB"/>
        </w:rPr>
        <w:t xml:space="preserve"> </w:t>
      </w:r>
      <w:r w:rsidR="002A4C09" w:rsidRPr="00F96067">
        <w:rPr>
          <w:lang w:val="en-GB"/>
        </w:rPr>
        <w:t>,</w:t>
      </w:r>
      <w:r w:rsidR="004B0194" w:rsidRPr="00F96067">
        <w:rPr>
          <w:lang w:val="en-GB"/>
        </w:rPr>
        <w:t xml:space="preserve"> fill in </w:t>
      </w:r>
      <w:r w:rsidR="00651BD9" w:rsidRPr="00F96067">
        <w:rPr>
          <w:lang w:val="en-GB"/>
        </w:rPr>
        <w:t>your email (1), your password (2) and repeat your password (3)</w:t>
      </w:r>
      <w:r w:rsidR="00305D73" w:rsidRPr="00F96067">
        <w:rPr>
          <w:lang w:val="en-GB"/>
        </w:rPr>
        <w:t>.</w:t>
      </w:r>
      <w:r w:rsidR="00651BD9" w:rsidRPr="00F96067">
        <w:rPr>
          <w:lang w:val="en-GB"/>
        </w:rPr>
        <w:t xml:space="preserve"> </w:t>
      </w:r>
      <w:r w:rsidR="00305D73" w:rsidRPr="00F96067">
        <w:rPr>
          <w:lang w:val="en-GB"/>
        </w:rPr>
        <w:t>T</w:t>
      </w:r>
      <w:r w:rsidR="00651BD9" w:rsidRPr="00F96067">
        <w:rPr>
          <w:lang w:val="en-GB"/>
        </w:rPr>
        <w:t xml:space="preserve">he password you chose should contain at least 6 characters. </w:t>
      </w:r>
    </w:p>
    <w:p w14:paraId="1D18792E" w14:textId="3D949A4A" w:rsidR="00651BD9" w:rsidRPr="00F96067" w:rsidRDefault="001115FF" w:rsidP="00625F94">
      <w:pPr>
        <w:spacing w:after="240"/>
        <w:rPr>
          <w:lang w:val="en-GB"/>
        </w:rPr>
      </w:pPr>
      <w:r>
        <w:rPr>
          <w:noProof/>
        </w:rPr>
        <mc:AlternateContent>
          <mc:Choice Requires="wps">
            <w:drawing>
              <wp:anchor distT="0" distB="0" distL="114300" distR="114300" simplePos="0" relativeHeight="251723264" behindDoc="0" locked="0" layoutInCell="1" allowOverlap="1" wp14:anchorId="08EFEA38" wp14:editId="4C05B0B1">
                <wp:simplePos x="0" y="0"/>
                <wp:positionH relativeFrom="column">
                  <wp:posOffset>1578610</wp:posOffset>
                </wp:positionH>
                <wp:positionV relativeFrom="paragraph">
                  <wp:posOffset>3319145</wp:posOffset>
                </wp:positionV>
                <wp:extent cx="2188210" cy="635"/>
                <wp:effectExtent l="0" t="0" r="0" b="12065"/>
                <wp:wrapTopAndBottom/>
                <wp:docPr id="1270703148" name="Text Box 1"/>
                <wp:cNvGraphicFramePr/>
                <a:graphic xmlns:a="http://schemas.openxmlformats.org/drawingml/2006/main">
                  <a:graphicData uri="http://schemas.microsoft.com/office/word/2010/wordprocessingShape">
                    <wps:wsp>
                      <wps:cNvSpPr txBox="1"/>
                      <wps:spPr>
                        <a:xfrm>
                          <a:off x="0" y="0"/>
                          <a:ext cx="2188210" cy="635"/>
                        </a:xfrm>
                        <a:prstGeom prst="rect">
                          <a:avLst/>
                        </a:prstGeom>
                        <a:solidFill>
                          <a:prstClr val="white"/>
                        </a:solidFill>
                        <a:ln>
                          <a:noFill/>
                        </a:ln>
                      </wps:spPr>
                      <wps:txbx>
                        <w:txbxContent>
                          <w:p w14:paraId="605F2829" w14:textId="65466DDB" w:rsidR="001115FF" w:rsidRPr="00C8320E" w:rsidRDefault="001115FF" w:rsidP="001115FF">
                            <w:pPr>
                              <w:pStyle w:val="Caption"/>
                              <w:jc w:val="center"/>
                              <w:rPr>
                                <w:noProof/>
                                <w:color w:val="434343"/>
                              </w:rPr>
                            </w:pPr>
                            <w:proofErr w:type="spellStart"/>
                            <w:r>
                              <w:t>Figure</w:t>
                            </w:r>
                            <w:proofErr w:type="spellEnd"/>
                            <w:r>
                              <w:t xml:space="preserve"> </w:t>
                            </w:r>
                            <w:fldSimple w:instr=" SEQ Figure \* ARABIC ">
                              <w:r w:rsidR="008133CF">
                                <w:rPr>
                                  <w:noProof/>
                                </w:rPr>
                                <w:t>2</w:t>
                              </w:r>
                            </w:fldSimple>
                            <w:r>
                              <w:t xml:space="preserve">. </w:t>
                            </w:r>
                            <w:proofErr w:type="spellStart"/>
                            <w:r w:rsidRPr="008056D4">
                              <w:t>Registration</w:t>
                            </w:r>
                            <w:proofErr w:type="spellEnd"/>
                            <w:r w:rsidRPr="008056D4">
                              <w:t xml:space="preserv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FEA38" id="Text Box 1" o:spid="_x0000_s1049" type="#_x0000_t202" style="position:absolute;left:0;text-align:left;margin-left:124.3pt;margin-top:261.35pt;width:172.3pt;height:.05pt;z-index:2517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" stroked="f">
                <v:textbox style="mso-fit-shape-to-text:t" inset="0,0,0,0">
                  <w:txbxContent>
                    <w:p w14:paraId="605F2829" w14:textId="65466DDB" w:rsidR="001115FF" w:rsidRPr="00C8320E" w:rsidRDefault="001115FF" w:rsidP="001115FF">
                      <w:pPr>
                        <w:pStyle w:val="Caption"/>
                        <w:jc w:val="center"/>
                        <w:rPr>
                          <w:noProof/>
                          <w:color w:val="434343"/>
                        </w:rPr>
                      </w:pPr>
                      <w:proofErr w:type="spellStart"/>
                      <w:r>
                        <w:t>Figure</w:t>
                      </w:r>
                      <w:proofErr w:type="spellEnd"/>
                      <w:r>
                        <w:t xml:space="preserve"> </w:t>
                      </w:r>
                      <w:fldSimple w:instr=" SEQ Figure \* ARABIC ">
                        <w:r w:rsidR="008133CF">
                          <w:rPr>
                            <w:noProof/>
                          </w:rPr>
                          <w:t>2</w:t>
                        </w:r>
                      </w:fldSimple>
                      <w:r>
                        <w:t xml:space="preserve">. </w:t>
                      </w:r>
                      <w:proofErr w:type="spellStart"/>
                      <w:r w:rsidRPr="008056D4">
                        <w:t>Registration</w:t>
                      </w:r>
                      <w:proofErr w:type="spellEnd"/>
                      <w:r w:rsidRPr="008056D4">
                        <w:t xml:space="preserve"> form</w:t>
                      </w:r>
                    </w:p>
                  </w:txbxContent>
                </v:textbox>
                <w10:wrap type="topAndBottom"/>
              </v:shape>
            </w:pict>
          </mc:Fallback>
        </mc:AlternateContent>
      </w:r>
      <w:r>
        <w:rPr>
          <w:noProof/>
        </w:rPr>
        <mc:AlternateContent>
          <mc:Choice Requires="wpg">
            <w:drawing>
              <wp:anchor distT="0" distB="0" distL="114300" distR="114300" simplePos="0" relativeHeight="251721216" behindDoc="0" locked="0" layoutInCell="1" allowOverlap="1" wp14:anchorId="7F5B95A0" wp14:editId="07791ACC">
                <wp:simplePos x="0" y="0"/>
                <wp:positionH relativeFrom="column">
                  <wp:posOffset>1578708</wp:posOffset>
                </wp:positionH>
                <wp:positionV relativeFrom="paragraph">
                  <wp:posOffset>468044</wp:posOffset>
                </wp:positionV>
                <wp:extent cx="2188210" cy="2794000"/>
                <wp:effectExtent l="0" t="0" r="0" b="0"/>
                <wp:wrapTopAndBottom/>
                <wp:docPr id="804301899" name="Grupo 26"/>
                <wp:cNvGraphicFramePr/>
                <a:graphic xmlns:a="http://schemas.openxmlformats.org/drawingml/2006/main">
                  <a:graphicData uri="http://schemas.microsoft.com/office/word/2010/wordprocessingGroup">
                    <wpg:wgp>
                      <wpg:cNvGrpSpPr/>
                      <wpg:grpSpPr>
                        <a:xfrm>
                          <a:off x="183843" y="0"/>
                          <a:ext cx="1901595" cy="2794000"/>
                          <a:chOff x="183843" y="0"/>
                          <a:chExt cx="1901595" cy="2794000"/>
                        </a:xfrm>
                      </wpg:grpSpPr>
                      <pic:pic xmlns:pic="http://schemas.openxmlformats.org/drawingml/2006/picture">
                        <pic:nvPicPr>
                          <pic:cNvPr id="1656489437" name="Shape 158"/>
                          <pic:cNvPicPr preferRelativeResize="0"/>
                        </pic:nvPicPr>
                        <pic:blipFill>
                          <a:blip r:embed="rId13">
                            <a:extLst>
                              <a:ext uri="{28A0092B-C50C-407E-A947-70E740481C1C}">
                                <a14:useLocalDpi xmlns:a14="http://schemas.microsoft.com/office/drawing/2010/main" val="0"/>
                              </a:ext>
                            </a:extLst>
                          </a:blip>
                          <a:srcRect/>
                          <a:stretch/>
                        </pic:blipFill>
                        <pic:spPr>
                          <a:xfrm>
                            <a:off x="183843" y="0"/>
                            <a:ext cx="1820524" cy="2794000"/>
                          </a:xfrm>
                          <a:prstGeom prst="rect">
                            <a:avLst/>
                          </a:prstGeom>
                          <a:noFill/>
                          <a:ln>
                            <a:noFill/>
                          </a:ln>
                        </pic:spPr>
                      </pic:pic>
                      <wpg:grpSp>
                        <wpg:cNvPr id="1966815475" name="Grupo 27"/>
                        <wpg:cNvGrpSpPr/>
                        <wpg:grpSpPr>
                          <a:xfrm>
                            <a:off x="1293305" y="923827"/>
                            <a:ext cx="792133" cy="1089077"/>
                            <a:chOff x="0" y="0"/>
                            <a:chExt cx="792133" cy="1089077"/>
                          </a:xfrm>
                        </wpg:grpSpPr>
                        <wpg:grpSp>
                          <wpg:cNvPr id="1414070279" name="Grupo 28"/>
                          <wpg:cNvGrpSpPr/>
                          <wpg:grpSpPr>
                            <a:xfrm>
                              <a:off x="551468" y="0"/>
                              <a:ext cx="210820" cy="208915"/>
                              <a:chOff x="-39692" y="-37072"/>
                              <a:chExt cx="288409" cy="285789"/>
                            </a:xfrm>
                          </wpg:grpSpPr>
                          <wps:wsp>
                            <wps:cNvPr id="929450120" name="Elipse 29"/>
                            <wps:cNvSpPr/>
                            <wps:spPr>
                              <a:xfrm>
                                <a:off x="0" y="0"/>
                                <a:ext cx="248717" cy="248717"/>
                              </a:xfrm>
                              <a:prstGeom prst="ellipse">
                                <a:avLst/>
                              </a:prstGeom>
                              <a:solidFill>
                                <a:srgbClr val="FFC000"/>
                              </a:solidFill>
                              <a:ln>
                                <a:noFill/>
                              </a:ln>
                            </wps:spPr>
                            <wps:txbx>
                              <w:txbxContent>
                                <w:p w14:paraId="0C9608ED" w14:textId="77777777" w:rsidR="001115FF" w:rsidRDefault="001115FF" w:rsidP="001115FF">
                                  <w:pPr>
                                    <w:spacing w:line="240" w:lineRule="auto"/>
                                    <w:jc w:val="center"/>
                                    <w:textDirection w:val="btLr"/>
                                  </w:pPr>
                                </w:p>
                              </w:txbxContent>
                            </wps:txbx>
                            <wps:bodyPr spcFirstLastPara="1" vert="horz" wrap="square" lIns="91425" tIns="45700" rIns="91425" bIns="45700" anchor="ctr" anchorCtr="0">
                              <a:noAutofit/>
                            </wps:bodyPr>
                          </wps:wsp>
                          <wps:wsp>
                            <wps:cNvPr id="393158933" name="Rectángulo 30"/>
                            <wps:cNvSpPr/>
                            <wps:spPr>
                              <a:xfrm>
                                <a:off x="-39692" y="-37072"/>
                                <a:ext cx="277978" cy="277978"/>
                              </a:xfrm>
                              <a:prstGeom prst="rect">
                                <a:avLst/>
                              </a:prstGeom>
                              <a:noFill/>
                              <a:ln>
                                <a:noFill/>
                              </a:ln>
                            </wps:spPr>
                            <wps:txbx>
                              <w:txbxContent>
                                <w:p w14:paraId="72E136F3" w14:textId="77777777" w:rsidR="001115FF" w:rsidRDefault="001115FF" w:rsidP="001115FF">
                                  <w:pPr>
                                    <w:spacing w:line="240" w:lineRule="auto"/>
                                    <w:textDirection w:val="btLr"/>
                                  </w:pPr>
                                  <w:r>
                                    <w:rPr>
                                      <w:color w:val="FFFFFF"/>
                                      <w:sz w:val="18"/>
                                    </w:rPr>
                                    <w:t>1</w:t>
                                  </w:r>
                                </w:p>
                              </w:txbxContent>
                            </wps:txbx>
                            <wps:bodyPr spcFirstLastPara="1" vert="horz" wrap="square" lIns="91425" tIns="45700" rIns="91425" bIns="45700" anchor="t" anchorCtr="0">
                              <a:noAutofit/>
                            </wps:bodyPr>
                          </wps:wsp>
                        </wpg:grpSp>
                        <wpg:grpSp>
                          <wpg:cNvPr id="1513456615" name="Grupo 31"/>
                          <wpg:cNvGrpSpPr/>
                          <wpg:grpSpPr>
                            <a:xfrm>
                              <a:off x="551468" y="268664"/>
                              <a:ext cx="240665" cy="240665"/>
                              <a:chOff x="-39692" y="-37072"/>
                              <a:chExt cx="329558" cy="329575"/>
                            </a:xfrm>
                          </wpg:grpSpPr>
                          <wps:wsp>
                            <wps:cNvPr id="133345408" name="Elipse 32"/>
                            <wps:cNvSpPr/>
                            <wps:spPr>
                              <a:xfrm>
                                <a:off x="0" y="0"/>
                                <a:ext cx="248717" cy="248717"/>
                              </a:xfrm>
                              <a:prstGeom prst="ellipse">
                                <a:avLst/>
                              </a:prstGeom>
                              <a:solidFill>
                                <a:srgbClr val="FFC000"/>
                              </a:solidFill>
                              <a:ln>
                                <a:noFill/>
                              </a:ln>
                            </wps:spPr>
                            <wps:txbx>
                              <w:txbxContent>
                                <w:p w14:paraId="4505F3B9" w14:textId="77777777" w:rsidR="001115FF" w:rsidRDefault="001115FF" w:rsidP="001115FF">
                                  <w:pPr>
                                    <w:spacing w:line="240" w:lineRule="auto"/>
                                    <w:jc w:val="center"/>
                                    <w:textDirection w:val="btLr"/>
                                  </w:pPr>
                                </w:p>
                              </w:txbxContent>
                            </wps:txbx>
                            <wps:bodyPr spcFirstLastPara="1" vert="horz" wrap="square" lIns="91425" tIns="45700" rIns="91425" bIns="45700" anchor="ctr" anchorCtr="0">
                              <a:noAutofit/>
                            </wps:bodyPr>
                          </wps:wsp>
                          <wps:wsp>
                            <wps:cNvPr id="1005714127" name="Rectángulo 33"/>
                            <wps:cNvSpPr/>
                            <wps:spPr>
                              <a:xfrm>
                                <a:off x="-39692" y="-37072"/>
                                <a:ext cx="329558" cy="329575"/>
                              </a:xfrm>
                              <a:prstGeom prst="rect">
                                <a:avLst/>
                              </a:prstGeom>
                              <a:noFill/>
                              <a:ln>
                                <a:noFill/>
                              </a:ln>
                            </wps:spPr>
                            <wps:txbx>
                              <w:txbxContent>
                                <w:p w14:paraId="1063EC55" w14:textId="77777777" w:rsidR="001115FF" w:rsidRDefault="001115FF" w:rsidP="001115FF">
                                  <w:pPr>
                                    <w:spacing w:line="240" w:lineRule="auto"/>
                                    <w:textDirection w:val="btLr"/>
                                  </w:pPr>
                                  <w:r>
                                    <w:rPr>
                                      <w:color w:val="FFFFFF"/>
                                      <w:sz w:val="18"/>
                                    </w:rPr>
                                    <w:t>2</w:t>
                                  </w:r>
                                </w:p>
                              </w:txbxContent>
                            </wps:txbx>
                            <wps:bodyPr spcFirstLastPara="1" vert="horz" wrap="square" lIns="91425" tIns="45700" rIns="91425" bIns="45700" anchor="t" anchorCtr="0">
                              <a:noAutofit/>
                            </wps:bodyPr>
                          </wps:wsp>
                        </wpg:grpSp>
                        <wpg:grpSp>
                          <wpg:cNvPr id="509016063" name="Grupo 34"/>
                          <wpg:cNvGrpSpPr/>
                          <wpg:grpSpPr>
                            <a:xfrm>
                              <a:off x="546685" y="531446"/>
                              <a:ext cx="240665" cy="315803"/>
                              <a:chOff x="-39788" y="-38672"/>
                              <a:chExt cx="329558" cy="432467"/>
                            </a:xfrm>
                          </wpg:grpSpPr>
                          <wps:wsp>
                            <wps:cNvPr id="1474852140" name="Elipse 35"/>
                            <wps:cNvSpPr/>
                            <wps:spPr>
                              <a:xfrm>
                                <a:off x="0" y="0"/>
                                <a:ext cx="248717" cy="248717"/>
                              </a:xfrm>
                              <a:prstGeom prst="ellipse">
                                <a:avLst/>
                              </a:prstGeom>
                              <a:solidFill>
                                <a:srgbClr val="FFC000"/>
                              </a:solidFill>
                              <a:ln>
                                <a:noFill/>
                              </a:ln>
                            </wps:spPr>
                            <wps:txbx>
                              <w:txbxContent>
                                <w:p w14:paraId="646E3079" w14:textId="77777777" w:rsidR="001115FF" w:rsidRDefault="001115FF" w:rsidP="001115FF">
                                  <w:pPr>
                                    <w:spacing w:line="240" w:lineRule="auto"/>
                                    <w:jc w:val="center"/>
                                    <w:textDirection w:val="btLr"/>
                                  </w:pPr>
                                </w:p>
                              </w:txbxContent>
                            </wps:txbx>
                            <wps:bodyPr spcFirstLastPara="1" vert="horz" wrap="square" lIns="91425" tIns="45700" rIns="91425" bIns="45700" anchor="ctr" anchorCtr="0">
                              <a:noAutofit/>
                            </wps:bodyPr>
                          </wps:wsp>
                          <wps:wsp>
                            <wps:cNvPr id="1167014091" name="Rectángulo 36"/>
                            <wps:cNvSpPr/>
                            <wps:spPr>
                              <a:xfrm>
                                <a:off x="-39788" y="-38672"/>
                                <a:ext cx="329558" cy="432467"/>
                              </a:xfrm>
                              <a:prstGeom prst="rect">
                                <a:avLst/>
                              </a:prstGeom>
                              <a:noFill/>
                              <a:ln>
                                <a:noFill/>
                              </a:ln>
                            </wps:spPr>
                            <wps:txbx>
                              <w:txbxContent>
                                <w:p w14:paraId="7246899D" w14:textId="77777777" w:rsidR="001115FF" w:rsidRDefault="001115FF" w:rsidP="001115FF">
                                  <w:pPr>
                                    <w:spacing w:line="240" w:lineRule="auto"/>
                                    <w:textDirection w:val="btLr"/>
                                  </w:pPr>
                                  <w:r>
                                    <w:rPr>
                                      <w:color w:val="FFFFFF"/>
                                      <w:sz w:val="18"/>
                                    </w:rPr>
                                    <w:t>3</w:t>
                                  </w:r>
                                </w:p>
                              </w:txbxContent>
                            </wps:txbx>
                            <wps:bodyPr spcFirstLastPara="1" vert="horz" wrap="square" lIns="91425" tIns="45700" rIns="91425" bIns="45700" anchor="t" anchorCtr="0">
                              <a:noAutofit/>
                            </wps:bodyPr>
                          </wps:wsp>
                        </wpg:grpSp>
                        <wpg:grpSp>
                          <wpg:cNvPr id="1708916552" name="Grupo 37"/>
                          <wpg:cNvGrpSpPr/>
                          <wpg:grpSpPr>
                            <a:xfrm>
                              <a:off x="0" y="848412"/>
                              <a:ext cx="240665" cy="240665"/>
                              <a:chOff x="-39692" y="-37072"/>
                              <a:chExt cx="329558" cy="329575"/>
                            </a:xfrm>
                          </wpg:grpSpPr>
                          <wps:wsp>
                            <wps:cNvPr id="71517769" name="Elipse 38"/>
                            <wps:cNvSpPr/>
                            <wps:spPr>
                              <a:xfrm>
                                <a:off x="0" y="0"/>
                                <a:ext cx="248717" cy="248717"/>
                              </a:xfrm>
                              <a:prstGeom prst="ellipse">
                                <a:avLst/>
                              </a:prstGeom>
                              <a:solidFill>
                                <a:srgbClr val="FFC000"/>
                              </a:solidFill>
                              <a:ln>
                                <a:noFill/>
                              </a:ln>
                            </wps:spPr>
                            <wps:txbx>
                              <w:txbxContent>
                                <w:p w14:paraId="171A4F50" w14:textId="77777777" w:rsidR="001115FF" w:rsidRDefault="001115FF" w:rsidP="001115FF">
                                  <w:pPr>
                                    <w:spacing w:line="240" w:lineRule="auto"/>
                                    <w:jc w:val="center"/>
                                    <w:textDirection w:val="btLr"/>
                                  </w:pPr>
                                </w:p>
                              </w:txbxContent>
                            </wps:txbx>
                            <wps:bodyPr spcFirstLastPara="1" vert="horz" wrap="square" lIns="91425" tIns="45700" rIns="91425" bIns="45700" anchor="ctr" anchorCtr="0">
                              <a:noAutofit/>
                            </wps:bodyPr>
                          </wps:wsp>
                          <wps:wsp>
                            <wps:cNvPr id="128214532" name="Rectángulo 39"/>
                            <wps:cNvSpPr/>
                            <wps:spPr>
                              <a:xfrm>
                                <a:off x="-39692" y="-37072"/>
                                <a:ext cx="329558" cy="329575"/>
                              </a:xfrm>
                              <a:prstGeom prst="rect">
                                <a:avLst/>
                              </a:prstGeom>
                              <a:noFill/>
                              <a:ln>
                                <a:noFill/>
                              </a:ln>
                            </wps:spPr>
                            <wps:txbx>
                              <w:txbxContent>
                                <w:p w14:paraId="67616C87" w14:textId="77777777" w:rsidR="001115FF" w:rsidRDefault="001115FF" w:rsidP="001115FF">
                                  <w:pPr>
                                    <w:spacing w:line="240" w:lineRule="auto"/>
                                    <w:textDirection w:val="btLr"/>
                                  </w:pPr>
                                  <w:r>
                                    <w:rPr>
                                      <w:color w:val="FFFFFF"/>
                                      <w:sz w:val="18"/>
                                    </w:rPr>
                                    <w:t>4</w:t>
                                  </w:r>
                                </w:p>
                                <w:p w14:paraId="1F8D674A" w14:textId="77777777" w:rsidR="001115FF" w:rsidRDefault="001115FF" w:rsidP="001115FF">
                                  <w:pPr>
                                    <w:spacing w:line="240" w:lineRule="auto"/>
                                    <w:textDirection w:val="btLr"/>
                                  </w:pPr>
                                </w:p>
                              </w:txbxContent>
                            </wps:txbx>
                            <wps:bodyPr spcFirstLastPara="1" vert="horz" wrap="square" lIns="91425" tIns="45700" rIns="91425" bIns="45700" anchor="t" anchorCtr="0">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F5B95A0" id="Grupo 26" o:spid="_x0000_s1050" style="position:absolute;left:0;text-align:left;margin-left:124.3pt;margin-top:36.85pt;width:172.3pt;height:220pt;z-index:251721216;mso-width-relative:margin;mso-height-relative:margin" coordorigin="1838" coordsize="19015,27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">
                <v:shape id="Shape 158" o:spid="_x0000_s1051" type="#_x0000_t75" style="position:absolute;left:1838;width:18205;height:2794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">
                  <v:imagedata r:id="rId14" o:title=""/>
                </v:shape>
                <v:group id="Grupo 27" o:spid="_x0000_s1052" style="position:absolute;left:12933;top:9238;width:7921;height:10891" coordsize="7921,108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">
                  <v:group id="Grupo 28" o:spid="_x0000_s1053" style="position:absolute;left:5514;width:2108;height:2089" coordorigin="-39692,-37072" coordsize="288409,285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">
                    <v:oval id="Elipse 29" o:spid="_x0000_s1054" style="position:absolute;width:248717;height:248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" fillcolor="#ffc000" stroked="f">
                      <v:textbox inset="2.53958mm,1.2694mm,2.53958mm,1.2694mm">
                        <w:txbxContent>
                          <w:p w14:paraId="0C9608ED" w14:textId="77777777" w:rsidR="001115FF" w:rsidRDefault="001115FF" w:rsidP="001115FF">
                            <w:pPr>
                              <w:spacing w:line="240" w:lineRule="auto"/>
                              <w:jc w:val="center"/>
                              <w:textDirection w:val="btLr"/>
                            </w:pPr>
                          </w:p>
                        </w:txbxContent>
                      </v:textbox>
                    </v:oval>
                    <v:rect id="Rectángulo 30" o:spid="_x0000_s1055" style="position:absolute;left:-39692;top:-37072;width:277978;height:277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" filled="f" stroked="f">
                      <v:textbox inset="2.53958mm,1.2694mm,2.53958mm,1.2694mm">
                        <w:txbxContent>
                          <w:p w14:paraId="72E136F3" w14:textId="77777777" w:rsidR="001115FF" w:rsidRDefault="001115FF" w:rsidP="001115FF">
                            <w:pPr>
                              <w:spacing w:line="240" w:lineRule="auto"/>
                              <w:textDirection w:val="btLr"/>
                            </w:pPr>
                            <w:r>
                              <w:rPr>
                                <w:color w:val="FFFFFF"/>
                                <w:sz w:val="18"/>
                              </w:rPr>
                              <w:t>1</w:t>
                            </w:r>
                          </w:p>
                        </w:txbxContent>
                      </v:textbox>
                    </v:rect>
                  </v:group>
                  <v:group id="Grupo 31" o:spid="_x0000_s1056" style="position:absolute;left:5514;top:2686;width:2407;height:2407" coordorigin="-39692,-37072" coordsize="329558,32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">
                    <v:oval id="Elipse 32" o:spid="_x0000_s1057" style="position:absolute;width:248717;height:248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" fillcolor="#ffc000" stroked="f">
                      <v:textbox inset="2.53958mm,1.2694mm,2.53958mm,1.2694mm">
                        <w:txbxContent>
                          <w:p w14:paraId="4505F3B9" w14:textId="77777777" w:rsidR="001115FF" w:rsidRDefault="001115FF" w:rsidP="001115FF">
                            <w:pPr>
                              <w:spacing w:line="240" w:lineRule="auto"/>
                              <w:jc w:val="center"/>
                              <w:textDirection w:val="btLr"/>
                            </w:pPr>
                          </w:p>
                        </w:txbxContent>
                      </v:textbox>
                    </v:oval>
                    <v:rect id="Rectángulo 33" o:spid="_x0000_s1058" style="position:absolute;left:-39692;top:-37072;width:329558;height:329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" filled="f" stroked="f">
                      <v:textbox inset="2.53958mm,1.2694mm,2.53958mm,1.2694mm">
                        <w:txbxContent>
                          <w:p w14:paraId="1063EC55" w14:textId="77777777" w:rsidR="001115FF" w:rsidRDefault="001115FF" w:rsidP="001115FF">
                            <w:pPr>
                              <w:spacing w:line="240" w:lineRule="auto"/>
                              <w:textDirection w:val="btLr"/>
                            </w:pPr>
                            <w:r>
                              <w:rPr>
                                <w:color w:val="FFFFFF"/>
                                <w:sz w:val="18"/>
                              </w:rPr>
                              <w:t>2</w:t>
                            </w:r>
                          </w:p>
                        </w:txbxContent>
                      </v:textbox>
                    </v:rect>
                  </v:group>
                  <v:group id="Grupo 34" o:spid="_x0000_s1059" style="position:absolute;left:5466;top:5314;width:2407;height:3158" coordorigin="-39788,-38672" coordsize="329558,4324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">
                    <v:oval id="Elipse 35" o:spid="_x0000_s1060" style="position:absolute;width:248717;height:248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" fillcolor="#ffc000" stroked="f">
                      <v:textbox inset="2.53958mm,1.2694mm,2.53958mm,1.2694mm">
                        <w:txbxContent>
                          <w:p w14:paraId="646E3079" w14:textId="77777777" w:rsidR="001115FF" w:rsidRDefault="001115FF" w:rsidP="001115FF">
                            <w:pPr>
                              <w:spacing w:line="240" w:lineRule="auto"/>
                              <w:jc w:val="center"/>
                              <w:textDirection w:val="btLr"/>
                            </w:pPr>
                          </w:p>
                        </w:txbxContent>
                      </v:textbox>
                    </v:oval>
                    <v:rect id="Rectángulo 36" o:spid="_x0000_s1061" style="position:absolute;left:-39788;top:-38672;width:329558;height:432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" filled="f" stroked="f">
                      <v:textbox inset="2.53958mm,1.2694mm,2.53958mm,1.2694mm">
                        <w:txbxContent>
                          <w:p w14:paraId="7246899D" w14:textId="77777777" w:rsidR="001115FF" w:rsidRDefault="001115FF" w:rsidP="001115FF">
                            <w:pPr>
                              <w:spacing w:line="240" w:lineRule="auto"/>
                              <w:textDirection w:val="btLr"/>
                            </w:pPr>
                            <w:r>
                              <w:rPr>
                                <w:color w:val="FFFFFF"/>
                                <w:sz w:val="18"/>
                              </w:rPr>
                              <w:t>3</w:t>
                            </w:r>
                          </w:p>
                        </w:txbxContent>
                      </v:textbox>
                    </v:rect>
                  </v:group>
                  <v:group id="Grupo 37" o:spid="_x0000_s1062" style="position:absolute;top:8484;width:2406;height:2406" coordorigin="-39692,-37072" coordsize="329558,329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">
                    <v:oval id="Elipse 38" o:spid="_x0000_s1063" style="position:absolute;width:248717;height:248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" fillcolor="#ffc000" stroked="f">
                      <v:textbox inset="2.53958mm,1.2694mm,2.53958mm,1.2694mm">
                        <w:txbxContent>
                          <w:p w14:paraId="171A4F50" w14:textId="77777777" w:rsidR="001115FF" w:rsidRDefault="001115FF" w:rsidP="001115FF">
                            <w:pPr>
                              <w:spacing w:line="240" w:lineRule="auto"/>
                              <w:jc w:val="center"/>
                              <w:textDirection w:val="btLr"/>
                            </w:pPr>
                          </w:p>
                        </w:txbxContent>
                      </v:textbox>
                    </v:oval>
                    <v:rect id="Rectángulo 39" o:spid="_x0000_s1064" style="position:absolute;left:-39692;top:-37072;width:329558;height:329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" filled="f" stroked="f">
                      <v:textbox inset="2.53958mm,1.2694mm,2.53958mm,1.2694mm">
                        <w:txbxContent>
                          <w:p w14:paraId="67616C87" w14:textId="77777777" w:rsidR="001115FF" w:rsidRDefault="001115FF" w:rsidP="001115FF">
                            <w:pPr>
                              <w:spacing w:line="240" w:lineRule="auto"/>
                              <w:textDirection w:val="btLr"/>
                            </w:pPr>
                            <w:r>
                              <w:rPr>
                                <w:color w:val="FFFFFF"/>
                                <w:sz w:val="18"/>
                              </w:rPr>
                              <w:t>4</w:t>
                            </w:r>
                          </w:p>
                          <w:p w14:paraId="1F8D674A" w14:textId="77777777" w:rsidR="001115FF" w:rsidRDefault="001115FF" w:rsidP="001115FF">
                            <w:pPr>
                              <w:spacing w:line="240" w:lineRule="auto"/>
                              <w:textDirection w:val="btLr"/>
                            </w:pPr>
                          </w:p>
                        </w:txbxContent>
                      </v:textbox>
                    </v:rect>
                  </v:group>
                </v:group>
                <w10:wrap type="topAndBottom"/>
              </v:group>
            </w:pict>
          </mc:Fallback>
        </mc:AlternateContent>
      </w:r>
      <w:r w:rsidR="00651BD9" w:rsidRPr="00F96067">
        <w:rPr>
          <w:lang w:val="en-GB"/>
        </w:rPr>
        <w:t xml:space="preserve">Then click the ‘Register’ button (4) and you will be immediately redirected to the </w:t>
      </w:r>
      <w:proofErr w:type="gramStart"/>
      <w:r w:rsidR="0007242B" w:rsidRPr="00F96067">
        <w:rPr>
          <w:lang w:val="en-GB"/>
        </w:rPr>
        <w:t>Home</w:t>
      </w:r>
      <w:proofErr w:type="gramEnd"/>
      <w:r w:rsidR="0007242B" w:rsidRPr="00F96067">
        <w:rPr>
          <w:lang w:val="en-GB"/>
        </w:rPr>
        <w:t xml:space="preserve"> page </w:t>
      </w:r>
      <w:r w:rsidR="00B832E4" w:rsidRPr="00F96067">
        <w:rPr>
          <w:lang w:val="en-GB"/>
        </w:rPr>
        <w:t>(</w:t>
      </w:r>
      <w:r w:rsidR="001C4023" w:rsidRPr="00F96067">
        <w:rPr>
          <w:lang w:val="en-GB"/>
        </w:rPr>
        <w:t>Figure 2</w:t>
      </w:r>
      <w:r w:rsidR="00B832E4" w:rsidRPr="00F96067">
        <w:rPr>
          <w:lang w:val="en-GB"/>
        </w:rPr>
        <w:t>).</w:t>
      </w:r>
    </w:p>
    <w:p w14:paraId="60DF850C" w14:textId="77777777" w:rsidR="00ED0064" w:rsidRPr="00F96067" w:rsidRDefault="00ED0064" w:rsidP="00625F94">
      <w:pPr>
        <w:spacing w:after="240"/>
        <w:rPr>
          <w:lang w:val="en-GB"/>
        </w:rPr>
      </w:pPr>
    </w:p>
    <w:p w14:paraId="1D704E35" w14:textId="7BCC1F73" w:rsidR="00437E43" w:rsidRPr="00F96067" w:rsidRDefault="00A22E73" w:rsidP="00625F94">
      <w:pPr>
        <w:spacing w:after="240"/>
        <w:rPr>
          <w:lang w:val="en-GB"/>
        </w:rPr>
      </w:pPr>
      <w:r w:rsidRPr="00F96067">
        <w:rPr>
          <w:lang w:val="en-GB"/>
        </w:rPr>
        <w:t>When registering, if you see the error ‘The email address is already in use by another account’, it means your email is already registered. Write your email in the login part of the form and click ‘Forgot password?’ to receive a link with instructions to recover it.</w:t>
      </w:r>
    </w:p>
    <w:p w14:paraId="4A227AF9" w14:textId="77777777" w:rsidR="00AF059A" w:rsidRPr="00F96067" w:rsidRDefault="00AF059A" w:rsidP="00AF059A">
      <w:pPr>
        <w:pStyle w:val="Heading2"/>
        <w:rPr>
          <w:lang w:val="en-GB"/>
        </w:rPr>
      </w:pPr>
      <w:bookmarkStart w:id="8" w:name="_Ref54700680"/>
      <w:bookmarkStart w:id="9" w:name="_Toc54799838"/>
    </w:p>
    <w:p w14:paraId="02BFD9CE" w14:textId="77777777" w:rsidR="001115FF" w:rsidRPr="007E0EDF" w:rsidRDefault="001115FF" w:rsidP="001115FF">
      <w:pPr>
        <w:pStyle w:val="Heading2"/>
        <w:rPr>
          <w:lang w:val="en-GB"/>
        </w:rPr>
      </w:pPr>
      <w:bookmarkStart w:id="10" w:name="_Ref55217233"/>
      <w:bookmarkStart w:id="11" w:name="_Toc139972323"/>
      <w:bookmarkStart w:id="12" w:name="_Toc139972768"/>
      <w:bookmarkStart w:id="13" w:name="_Toc139976744"/>
      <w:bookmarkEnd w:id="8"/>
      <w:bookmarkEnd w:id="9"/>
      <w:r w:rsidRPr="00CC3F6E">
        <w:rPr>
          <w:lang w:val="en-GB"/>
        </w:rPr>
        <w:t>User details and organizations</w:t>
      </w:r>
      <w:bookmarkEnd w:id="10"/>
      <w:bookmarkEnd w:id="11"/>
      <w:bookmarkEnd w:id="12"/>
      <w:bookmarkEnd w:id="13"/>
    </w:p>
    <w:p w14:paraId="15136C56" w14:textId="77777777" w:rsidR="001115FF" w:rsidRPr="007E0EDF" w:rsidRDefault="001115FF" w:rsidP="001115FF">
      <w:pPr>
        <w:spacing w:after="240"/>
        <w:rPr>
          <w:lang w:val="en-GB"/>
        </w:rPr>
      </w:pPr>
      <w:r w:rsidRPr="00CC3F6E">
        <w:rPr>
          <w:lang w:val="en-GB"/>
        </w:rPr>
        <w:t>After log</w:t>
      </w:r>
      <w:r>
        <w:rPr>
          <w:lang w:val="en-GB"/>
        </w:rPr>
        <w:t>ging</w:t>
      </w:r>
      <w:r w:rsidRPr="00CC3F6E">
        <w:rPr>
          <w:lang w:val="en-GB"/>
        </w:rPr>
        <w:t xml:space="preserve"> in, the user will be able to see his</w:t>
      </w:r>
      <w:r>
        <w:rPr>
          <w:lang w:val="en-GB"/>
        </w:rPr>
        <w:t>/her</w:t>
      </w:r>
      <w:r w:rsidRPr="00CC3F6E">
        <w:rPr>
          <w:lang w:val="en-GB"/>
        </w:rPr>
        <w:t xml:space="preserve"> email address in the top navigation bar (Figure 3).</w:t>
      </w:r>
      <w:r w:rsidRPr="007E68CB">
        <w:rPr>
          <w:lang w:val="en-GB"/>
        </w:rPr>
        <w:t xml:space="preserve"> </w:t>
      </w:r>
    </w:p>
    <w:p w14:paraId="252FD113" w14:textId="77777777" w:rsidR="001115FF" w:rsidRPr="007E68CB" w:rsidRDefault="001115FF" w:rsidP="001115FF">
      <w:pPr>
        <w:keepNext/>
        <w:spacing w:after="240"/>
        <w:jc w:val="center"/>
        <w:rPr>
          <w:lang w:val="en-GB"/>
        </w:rPr>
      </w:pPr>
      <w:r w:rsidRPr="007E68CB">
        <w:rPr>
          <w:noProof/>
          <w:lang w:val="en-GB"/>
        </w:rPr>
        <mc:AlternateContent>
          <mc:Choice Requires="wpg">
            <w:drawing>
              <wp:anchor distT="0" distB="0" distL="114300" distR="114300" simplePos="0" relativeHeight="251725312" behindDoc="0" locked="0" layoutInCell="1" allowOverlap="1" wp14:anchorId="25C50420" wp14:editId="11585311">
                <wp:simplePos x="0" y="0"/>
                <wp:positionH relativeFrom="column">
                  <wp:posOffset>1327785</wp:posOffset>
                </wp:positionH>
                <wp:positionV relativeFrom="paragraph">
                  <wp:posOffset>162560</wp:posOffset>
                </wp:positionV>
                <wp:extent cx="211455" cy="205740"/>
                <wp:effectExtent l="25400" t="0" r="17145" b="60960"/>
                <wp:wrapNone/>
                <wp:docPr id="10100424" name="Group 57"/>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22617260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130D14FA"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113144" name="Cuadro de texto 104"/>
                        <wps:cNvSpPr txBox="1"/>
                        <wps:spPr>
                          <a:xfrm>
                            <a:off x="-29710" y="78588"/>
                            <a:ext cx="202565" cy="203200"/>
                          </a:xfrm>
                          <a:prstGeom prst="rect">
                            <a:avLst/>
                          </a:prstGeom>
                          <a:noFill/>
                          <a:ln w="6350">
                            <a:noFill/>
                          </a:ln>
                        </wps:spPr>
                        <wps:txbx>
                          <w:txbxContent>
                            <w:p w14:paraId="77EA74E3" w14:textId="77777777" w:rsidR="001115FF" w:rsidRPr="00F14E9D" w:rsidRDefault="001115FF" w:rsidP="001115FF">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C50420" id="Group 57" o:spid="_x0000_s1065" style="position:absolute;left:0;text-align:left;margin-left:104.55pt;margin-top:12.8pt;width:16.65pt;height:16.2pt;z-index:251725312;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">
                <v:oval id="Elipse 103" o:spid="_x0000_s1066"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" fillcolor="#ffc000" stroked="f">
                  <v:shadow on="t" color="black" opacity="22937f" origin=",.5" offset="0,.63889mm"/>
                  <v:textbox>
                    <w:txbxContent>
                      <w:p w14:paraId="130D14FA" w14:textId="77777777" w:rsidR="001115FF" w:rsidRPr="004B4205" w:rsidRDefault="001115FF" w:rsidP="001115FF">
                        <w:pPr>
                          <w:spacing w:line="240" w:lineRule="auto"/>
                          <w:jc w:val="center"/>
                          <w:rPr>
                            <w:color w:val="404040" w:themeColor="text1" w:themeTint="BF"/>
                            <w:sz w:val="22"/>
                          </w:rPr>
                        </w:pPr>
                      </w:p>
                    </w:txbxContent>
                  </v:textbox>
                </v:oval>
                <v:shape id="Cuadro de texto 104" o:spid="_x0000_s1067"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" filled="f" stroked="f" strokeweight=".5pt">
                  <v:textbox>
                    <w:txbxContent>
                      <w:p w14:paraId="77EA74E3" w14:textId="77777777" w:rsidR="001115FF" w:rsidRPr="00F14E9D" w:rsidRDefault="001115FF" w:rsidP="001115FF">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Pr="007E68CB">
        <w:rPr>
          <w:noProof/>
          <w:lang w:val="en-GB"/>
        </w:rPr>
        <mc:AlternateContent>
          <mc:Choice Requires="wpg">
            <w:drawing>
              <wp:anchor distT="0" distB="0" distL="114300" distR="114300" simplePos="0" relativeHeight="251726336" behindDoc="0" locked="0" layoutInCell="1" allowOverlap="1" wp14:anchorId="23933F78" wp14:editId="047761B6">
                <wp:simplePos x="0" y="0"/>
                <wp:positionH relativeFrom="column">
                  <wp:posOffset>2719705</wp:posOffset>
                </wp:positionH>
                <wp:positionV relativeFrom="paragraph">
                  <wp:posOffset>185420</wp:posOffset>
                </wp:positionV>
                <wp:extent cx="211455" cy="205740"/>
                <wp:effectExtent l="25400" t="0" r="17145" b="60960"/>
                <wp:wrapNone/>
                <wp:docPr id="647646755" name="Group 79"/>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147595303"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78931FE6"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440590" name="Cuadro de texto 104"/>
                        <wps:cNvSpPr txBox="1"/>
                        <wps:spPr>
                          <a:xfrm>
                            <a:off x="-29710" y="78588"/>
                            <a:ext cx="202565" cy="203200"/>
                          </a:xfrm>
                          <a:prstGeom prst="rect">
                            <a:avLst/>
                          </a:prstGeom>
                          <a:noFill/>
                          <a:ln w="6350">
                            <a:noFill/>
                          </a:ln>
                        </wps:spPr>
                        <wps:txbx>
                          <w:txbxContent>
                            <w:p w14:paraId="3F3BA913" w14:textId="77777777" w:rsidR="001115FF" w:rsidRPr="001B59F7" w:rsidRDefault="001115FF" w:rsidP="001115FF">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933F78" id="Group 79" o:spid="_x0000_s1068" style="position:absolute;left:0;text-align:left;margin-left:214.15pt;margin-top:14.6pt;width:16.65pt;height:16.2pt;z-index:251726336;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">
                <v:oval id="Elipse 103" o:spid="_x0000_s1069"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" fillcolor="#ffc000" stroked="f">
                  <v:shadow on="t" color="black" opacity="22937f" origin=",.5" offset="0,.63889mm"/>
                  <v:textbox>
                    <w:txbxContent>
                      <w:p w14:paraId="78931FE6" w14:textId="77777777" w:rsidR="001115FF" w:rsidRPr="004B4205" w:rsidRDefault="001115FF" w:rsidP="001115FF">
                        <w:pPr>
                          <w:spacing w:line="240" w:lineRule="auto"/>
                          <w:jc w:val="center"/>
                          <w:rPr>
                            <w:color w:val="404040" w:themeColor="text1" w:themeTint="BF"/>
                            <w:sz w:val="22"/>
                          </w:rPr>
                        </w:pPr>
                      </w:p>
                    </w:txbxContent>
                  </v:textbox>
                </v:oval>
                <v:shape id="Cuadro de texto 104" o:spid="_x0000_s1070"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" filled="f" stroked="f" strokeweight=".5pt">
                  <v:textbox>
                    <w:txbxContent>
                      <w:p w14:paraId="3F3BA913" w14:textId="77777777" w:rsidR="001115FF" w:rsidRPr="001B59F7" w:rsidRDefault="001115FF" w:rsidP="001115FF">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Pr="007E68CB">
        <w:rPr>
          <w:noProof/>
          <w:lang w:val="en-GB"/>
        </w:rPr>
        <mc:AlternateContent>
          <mc:Choice Requires="wpg">
            <w:drawing>
              <wp:anchor distT="0" distB="0" distL="114300" distR="114300" simplePos="0" relativeHeight="251727360" behindDoc="0" locked="0" layoutInCell="1" allowOverlap="1" wp14:anchorId="2B598B2A" wp14:editId="72EC2EDF">
                <wp:simplePos x="0" y="0"/>
                <wp:positionH relativeFrom="column">
                  <wp:posOffset>3507105</wp:posOffset>
                </wp:positionH>
                <wp:positionV relativeFrom="paragraph">
                  <wp:posOffset>165735</wp:posOffset>
                </wp:positionV>
                <wp:extent cx="211455" cy="205740"/>
                <wp:effectExtent l="25400" t="0" r="17145" b="60960"/>
                <wp:wrapNone/>
                <wp:docPr id="555863562" name="Group 85"/>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1533668476"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ED214BE"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06787" name="Cuadro de texto 104"/>
                        <wps:cNvSpPr txBox="1"/>
                        <wps:spPr>
                          <a:xfrm>
                            <a:off x="-29710" y="78588"/>
                            <a:ext cx="202565" cy="203200"/>
                          </a:xfrm>
                          <a:prstGeom prst="rect">
                            <a:avLst/>
                          </a:prstGeom>
                          <a:noFill/>
                          <a:ln w="6350">
                            <a:noFill/>
                          </a:ln>
                        </wps:spPr>
                        <wps:txbx>
                          <w:txbxContent>
                            <w:p w14:paraId="0C72AADF" w14:textId="77777777" w:rsidR="001115FF" w:rsidRPr="001B59F7" w:rsidRDefault="001115FF" w:rsidP="001115FF">
                              <w:pPr>
                                <w:spacing w:line="240" w:lineRule="auto"/>
                                <w:rPr>
                                  <w:color w:val="FFFFFF" w:themeColor="background1"/>
                                  <w:sz w:val="18"/>
                                  <w:lang w:val="es-ES"/>
                                </w:rPr>
                              </w:pPr>
                              <w:r>
                                <w:rPr>
                                  <w:color w:val="FFFFFF" w:themeColor="background1"/>
                                  <w:sz w:val="18"/>
                                  <w:lang w:val="es-ES"/>
                                </w:rPr>
                                <w:t>3</w:t>
                              </w:r>
                            </w:p>
                            <w:p w14:paraId="2611EB94" w14:textId="77777777" w:rsidR="001115FF" w:rsidRDefault="001115FF" w:rsidP="001115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598B2A" id="Group 85" o:spid="_x0000_s1071" style="position:absolute;left:0;text-align:left;margin-left:276.15pt;margin-top:13.05pt;width:16.65pt;height:16.2pt;z-index:251727360;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">
                <v:oval id="Elipse 103" o:spid="_x0000_s1072"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" fillcolor="#ffc000" stroked="f">
                  <v:shadow on="t" color="black" opacity="22937f" origin=",.5" offset="0,.63889mm"/>
                  <v:textbox>
                    <w:txbxContent>
                      <w:p w14:paraId="6ED214BE" w14:textId="77777777" w:rsidR="001115FF" w:rsidRPr="004B4205" w:rsidRDefault="001115FF" w:rsidP="001115FF">
                        <w:pPr>
                          <w:spacing w:line="240" w:lineRule="auto"/>
                          <w:jc w:val="center"/>
                          <w:rPr>
                            <w:color w:val="404040" w:themeColor="text1" w:themeTint="BF"/>
                            <w:sz w:val="22"/>
                          </w:rPr>
                        </w:pPr>
                      </w:p>
                    </w:txbxContent>
                  </v:textbox>
                </v:oval>
                <v:shape id="Cuadro de texto 104" o:spid="_x0000_s1073"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" filled="f" stroked="f" strokeweight=".5pt">
                  <v:textbox>
                    <w:txbxContent>
                      <w:p w14:paraId="0C72AADF" w14:textId="77777777" w:rsidR="001115FF" w:rsidRPr="001B59F7" w:rsidRDefault="001115FF" w:rsidP="001115FF">
                        <w:pPr>
                          <w:spacing w:line="240" w:lineRule="auto"/>
                          <w:rPr>
                            <w:color w:val="FFFFFF" w:themeColor="background1"/>
                            <w:sz w:val="18"/>
                            <w:lang w:val="es-ES"/>
                          </w:rPr>
                        </w:pPr>
                        <w:r>
                          <w:rPr>
                            <w:color w:val="FFFFFF" w:themeColor="background1"/>
                            <w:sz w:val="18"/>
                            <w:lang w:val="es-ES"/>
                          </w:rPr>
                          <w:t>3</w:t>
                        </w:r>
                      </w:p>
                      <w:p w14:paraId="2611EB94" w14:textId="77777777" w:rsidR="001115FF" w:rsidRDefault="001115FF" w:rsidP="001115FF"/>
                    </w:txbxContent>
                  </v:textbox>
                </v:shape>
              </v:group>
            </w:pict>
          </mc:Fallback>
        </mc:AlternateContent>
      </w:r>
      <w:r w:rsidRPr="007E68CB">
        <w:rPr>
          <w:noProof/>
          <w:lang w:val="en-GB"/>
        </w:rPr>
        <mc:AlternateContent>
          <mc:Choice Requires="wpg">
            <w:drawing>
              <wp:anchor distT="0" distB="0" distL="114300" distR="114300" simplePos="0" relativeHeight="251728384" behindDoc="0" locked="0" layoutInCell="1" allowOverlap="1" wp14:anchorId="21BB0CE7" wp14:editId="69CF2435">
                <wp:simplePos x="0" y="0"/>
                <wp:positionH relativeFrom="column">
                  <wp:posOffset>4079875</wp:posOffset>
                </wp:positionH>
                <wp:positionV relativeFrom="paragraph">
                  <wp:posOffset>193480</wp:posOffset>
                </wp:positionV>
                <wp:extent cx="211455" cy="205740"/>
                <wp:effectExtent l="25400" t="0" r="17145" b="60960"/>
                <wp:wrapNone/>
                <wp:docPr id="1214698219" name="Group 124"/>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202994204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188759F2"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093331" name="Cuadro de texto 104"/>
                        <wps:cNvSpPr txBox="1"/>
                        <wps:spPr>
                          <a:xfrm>
                            <a:off x="-29710" y="78588"/>
                            <a:ext cx="202565" cy="203200"/>
                          </a:xfrm>
                          <a:prstGeom prst="rect">
                            <a:avLst/>
                          </a:prstGeom>
                          <a:noFill/>
                          <a:ln w="6350">
                            <a:noFill/>
                          </a:ln>
                        </wps:spPr>
                        <wps:txbx>
                          <w:txbxContent>
                            <w:p w14:paraId="1B924FD7" w14:textId="77777777" w:rsidR="001115FF" w:rsidRDefault="001115FF" w:rsidP="001115FF">
                              <w:pPr>
                                <w:rPr>
                                  <w:color w:val="FFFFFF" w:themeColor="background1"/>
                                  <w:sz w:val="18"/>
                                  <w:lang w:val="es-ES"/>
                                </w:rPr>
                              </w:pPr>
                              <w:r>
                                <w:rPr>
                                  <w:color w:val="FFFFFF" w:themeColor="background1"/>
                                  <w:sz w:val="18"/>
                                  <w:lang w:val="es-ES"/>
                                </w:rPr>
                                <w:t>4</w:t>
                              </w:r>
                            </w:p>
                            <w:p w14:paraId="570DA40D" w14:textId="77777777" w:rsidR="001115FF" w:rsidRDefault="001115FF" w:rsidP="001115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BB0CE7" id="Group 124" o:spid="_x0000_s1074" style="position:absolute;left:0;text-align:left;margin-left:321.25pt;margin-top:15.25pt;width:16.65pt;height:16.2pt;z-index:251728384;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">
                <v:oval id="Elipse 103" o:spid="_x0000_s1075"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" fillcolor="#ffc000" stroked="f">
                  <v:shadow on="t" color="black" opacity="22937f" origin=",.5" offset="0,.63889mm"/>
                  <v:textbox>
                    <w:txbxContent>
                      <w:p w14:paraId="188759F2" w14:textId="77777777" w:rsidR="001115FF" w:rsidRPr="004B4205" w:rsidRDefault="001115FF" w:rsidP="001115FF">
                        <w:pPr>
                          <w:spacing w:line="240" w:lineRule="auto"/>
                          <w:jc w:val="center"/>
                          <w:rPr>
                            <w:color w:val="404040" w:themeColor="text1" w:themeTint="BF"/>
                            <w:sz w:val="22"/>
                          </w:rPr>
                        </w:pPr>
                      </w:p>
                    </w:txbxContent>
                  </v:textbox>
                </v:oval>
                <v:shape id="Cuadro de texto 104" o:spid="_x0000_s1076"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" filled="f" stroked="f" strokeweight=".5pt">
                  <v:textbox>
                    <w:txbxContent>
                      <w:p w14:paraId="1B924FD7" w14:textId="77777777" w:rsidR="001115FF" w:rsidRDefault="001115FF" w:rsidP="001115FF">
                        <w:pPr>
                          <w:rPr>
                            <w:color w:val="FFFFFF" w:themeColor="background1"/>
                            <w:sz w:val="18"/>
                            <w:lang w:val="es-ES"/>
                          </w:rPr>
                        </w:pPr>
                        <w:r>
                          <w:rPr>
                            <w:color w:val="FFFFFF" w:themeColor="background1"/>
                            <w:sz w:val="18"/>
                            <w:lang w:val="es-ES"/>
                          </w:rPr>
                          <w:t>4</w:t>
                        </w:r>
                      </w:p>
                      <w:p w14:paraId="570DA40D" w14:textId="77777777" w:rsidR="001115FF" w:rsidRDefault="001115FF" w:rsidP="001115FF"/>
                    </w:txbxContent>
                  </v:textbox>
                </v:shape>
              </v:group>
            </w:pict>
          </mc:Fallback>
        </mc:AlternateContent>
      </w:r>
      <w:r w:rsidRPr="007E0EDF">
        <w:rPr>
          <w:noProof/>
          <w:lang w:val="en-GB"/>
        </w:rPr>
        <w:drawing>
          <wp:inline distT="0" distB="0" distL="0" distR="0" wp14:anchorId="0D633B51" wp14:editId="32E755DD">
            <wp:extent cx="3352800" cy="322384"/>
            <wp:effectExtent l="0" t="0" r="0" b="0"/>
            <wp:docPr id="22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2800" cy="322384"/>
                    </a:xfrm>
                    <a:prstGeom prst="rect">
                      <a:avLst/>
                    </a:prstGeom>
                  </pic:spPr>
                </pic:pic>
              </a:graphicData>
            </a:graphic>
          </wp:inline>
        </w:drawing>
      </w:r>
    </w:p>
    <w:p w14:paraId="3674885D" w14:textId="7ABE45B5" w:rsidR="001115FF" w:rsidRPr="007E68CB" w:rsidRDefault="001115FF" w:rsidP="001115FF">
      <w:pPr>
        <w:pStyle w:val="Caption"/>
        <w:jc w:val="center"/>
        <w:rPr>
          <w:lang w:val="en-GB"/>
        </w:rPr>
      </w:pPr>
      <w:r w:rsidRPr="007E68CB">
        <w:rPr>
          <w:lang w:val="en-GB"/>
        </w:rPr>
        <w:t xml:space="preserve">Figure </w:t>
      </w:r>
      <w:r w:rsidRPr="007E68CB">
        <w:rPr>
          <w:lang w:val="en-GB"/>
        </w:rPr>
        <w:fldChar w:fldCharType="begin"/>
      </w:r>
      <w:r w:rsidRPr="007E68CB">
        <w:rPr>
          <w:lang w:val="en-GB"/>
        </w:rPr>
        <w:instrText xml:space="preserve"> SEQ Figure \* ARABIC </w:instrText>
      </w:r>
      <w:r w:rsidRPr="007E68CB">
        <w:rPr>
          <w:lang w:val="en-GB"/>
        </w:rPr>
        <w:fldChar w:fldCharType="separate"/>
      </w:r>
      <w:r w:rsidR="008133CF">
        <w:rPr>
          <w:noProof/>
          <w:lang w:val="en-GB"/>
        </w:rPr>
        <w:t>3</w:t>
      </w:r>
      <w:r w:rsidRPr="007E68CB">
        <w:rPr>
          <w:lang w:val="en-GB"/>
        </w:rPr>
        <w:fldChar w:fldCharType="end"/>
      </w:r>
      <w:r>
        <w:t>.</w:t>
      </w:r>
      <w:r w:rsidRPr="007E68CB">
        <w:rPr>
          <w:lang w:val="en-GB"/>
        </w:rPr>
        <w:t xml:space="preserve"> Navigation bar</w:t>
      </w:r>
    </w:p>
    <w:p w14:paraId="2FA0360C" w14:textId="77777777" w:rsidR="001115FF" w:rsidRPr="007E68CB" w:rsidRDefault="001115FF" w:rsidP="001115FF">
      <w:pPr>
        <w:rPr>
          <w:lang w:val="en-GB"/>
        </w:rPr>
      </w:pPr>
      <w:r w:rsidRPr="007E68CB">
        <w:rPr>
          <w:lang w:val="en-GB"/>
        </w:rPr>
        <w:t>Clicking in the email address (1) the user will be able to save his / her name and recover the password.</w:t>
      </w:r>
    </w:p>
    <w:p w14:paraId="3046312B" w14:textId="77777777" w:rsidR="001115FF" w:rsidRPr="007E68CB" w:rsidRDefault="001115FF" w:rsidP="001115FF">
      <w:pPr>
        <w:rPr>
          <w:lang w:val="en-GB"/>
        </w:rPr>
      </w:pPr>
    </w:p>
    <w:p w14:paraId="0FD90B0D" w14:textId="77777777" w:rsidR="001115FF" w:rsidRPr="007E68CB" w:rsidRDefault="001115FF" w:rsidP="001115FF">
      <w:pPr>
        <w:rPr>
          <w:lang w:val="en-GB"/>
        </w:rPr>
      </w:pPr>
      <w:r w:rsidRPr="007E68CB">
        <w:rPr>
          <w:lang w:val="en-GB"/>
        </w:rPr>
        <w:t xml:space="preserve">Clicking on the ‘Your organization’ (2) link displays every organization the user belongs to. These organizations are important in order to make collaborative edits of the content created in the tool, as users belonging to </w:t>
      </w:r>
      <w:r>
        <w:rPr>
          <w:lang w:val="en-GB"/>
        </w:rPr>
        <w:t xml:space="preserve">the </w:t>
      </w:r>
      <w:r w:rsidRPr="007E68CB">
        <w:rPr>
          <w:lang w:val="en-GB"/>
        </w:rPr>
        <w:t xml:space="preserve">same organizations are able to edit content from within </w:t>
      </w:r>
      <w:r>
        <w:rPr>
          <w:lang w:val="en-GB"/>
        </w:rPr>
        <w:lastRenderedPageBreak/>
        <w:t>these</w:t>
      </w:r>
      <w:r w:rsidRPr="007E68CB">
        <w:rPr>
          <w:lang w:val="en-GB"/>
        </w:rPr>
        <w:t xml:space="preserve"> organizations. Also</w:t>
      </w:r>
      <w:r>
        <w:rPr>
          <w:lang w:val="en-GB"/>
        </w:rPr>
        <w:t>,</w:t>
      </w:r>
      <w:r w:rsidRPr="007E68CB">
        <w:rPr>
          <w:lang w:val="en-GB"/>
        </w:rPr>
        <w:t xml:space="preserve"> private content within an organization is not shown to anonymous or external users, but users belonging to the same organization can see it. </w:t>
      </w:r>
    </w:p>
    <w:p w14:paraId="1489AFB1" w14:textId="77777777" w:rsidR="001115FF" w:rsidRPr="007E68CB" w:rsidRDefault="001115FF" w:rsidP="001115FF">
      <w:pPr>
        <w:rPr>
          <w:lang w:val="en-GB"/>
        </w:rPr>
      </w:pPr>
    </w:p>
    <w:p w14:paraId="0125D519" w14:textId="77777777" w:rsidR="001115FF" w:rsidRPr="00CC3F6E" w:rsidRDefault="001115FF" w:rsidP="001115FF">
      <w:pPr>
        <w:spacing w:after="240"/>
        <w:rPr>
          <w:lang w:val="en-GB"/>
        </w:rPr>
      </w:pPr>
      <w:r w:rsidRPr="007E0EDF">
        <w:rPr>
          <w:lang w:val="en-GB"/>
        </w:rPr>
        <w:t>To create new content the user needs to belong to at least one organization.</w:t>
      </w:r>
    </w:p>
    <w:p w14:paraId="236CD19D" w14:textId="77777777" w:rsidR="001115FF" w:rsidRPr="00CC3F6E" w:rsidRDefault="001115FF" w:rsidP="001115FF">
      <w:pPr>
        <w:spacing w:after="240"/>
        <w:rPr>
          <w:lang w:val="en-GB"/>
        </w:rPr>
      </w:pPr>
      <w:r w:rsidRPr="00CC3F6E">
        <w:rPr>
          <w:lang w:val="en-GB"/>
        </w:rPr>
        <w:t>The ‘Home’ button (3) goes to the list page.</w:t>
      </w:r>
    </w:p>
    <w:p w14:paraId="6E01857E" w14:textId="71723D29" w:rsidR="001115FF" w:rsidRPr="00CC3F6E" w:rsidRDefault="001115FF" w:rsidP="001115FF">
      <w:pPr>
        <w:spacing w:after="240"/>
        <w:rPr>
          <w:lang w:val="en-GB"/>
        </w:rPr>
      </w:pPr>
      <w:r w:rsidRPr="00CC3F6E">
        <w:rPr>
          <w:lang w:val="en-GB"/>
        </w:rPr>
        <w:t>The ‘Log Out’ button (4) logs out the user and brings them to the login page.</w:t>
      </w:r>
    </w:p>
    <w:p w14:paraId="4B6B2C45" w14:textId="77777777" w:rsidR="001115FF" w:rsidRPr="00CC3F6E" w:rsidRDefault="001115FF" w:rsidP="001115FF">
      <w:pPr>
        <w:spacing w:after="240"/>
        <w:rPr>
          <w:vanish/>
          <w:lang w:val="en-GB"/>
          <w:specVanish/>
        </w:rPr>
      </w:pPr>
      <w:r w:rsidRPr="00CC3F6E">
        <w:rPr>
          <w:lang w:val="en-GB"/>
        </w:rPr>
        <w:t xml:space="preserve">To </w:t>
      </w:r>
    </w:p>
    <w:p w14:paraId="698E2E1A" w14:textId="77777777" w:rsidR="001115FF" w:rsidRPr="00CC3F6E" w:rsidRDefault="001115FF" w:rsidP="001115FF">
      <w:pPr>
        <w:pStyle w:val="Indiceentexto"/>
        <w:rPr>
          <w:vanish/>
          <w:specVanish/>
        </w:rPr>
      </w:pPr>
      <w:r w:rsidRPr="00CC3F6E">
        <w:t xml:space="preserve"> </w:t>
      </w:r>
      <w:bookmarkStart w:id="14" w:name="_Toc54799839"/>
      <w:bookmarkStart w:id="15" w:name="_Toc139972324"/>
      <w:bookmarkStart w:id="16" w:name="_Toc139972769"/>
      <w:bookmarkStart w:id="17" w:name="_Toc139976745"/>
      <w:r w:rsidRPr="00CC3F6E">
        <w:t>join an organization</w:t>
      </w:r>
      <w:bookmarkEnd w:id="14"/>
      <w:bookmarkEnd w:id="15"/>
      <w:bookmarkEnd w:id="16"/>
      <w:bookmarkEnd w:id="17"/>
      <w:r w:rsidRPr="00CC3F6E">
        <w:t xml:space="preserve"> </w:t>
      </w:r>
    </w:p>
    <w:p w14:paraId="0E8B8FE3" w14:textId="77777777" w:rsidR="001115FF" w:rsidRPr="00CC3F6E" w:rsidRDefault="001115FF" w:rsidP="001115FF">
      <w:pPr>
        <w:spacing w:after="240"/>
        <w:rPr>
          <w:lang w:val="en-GB"/>
        </w:rPr>
      </w:pPr>
      <w:r w:rsidRPr="00CC3F6E">
        <w:rPr>
          <w:lang w:val="en-GB"/>
        </w:rPr>
        <w:t>, click on the ‘Your organization’ button (</w:t>
      </w:r>
      <w:r w:rsidRPr="00A85A7F">
        <w:rPr>
          <w:lang w:val="en-GB"/>
        </w:rPr>
        <w:t xml:space="preserve">2). In the organizations page </w:t>
      </w:r>
      <w:r w:rsidRPr="00CC3F6E">
        <w:rPr>
          <w:lang w:val="en-GB"/>
        </w:rPr>
        <w:t xml:space="preserve">(Figure 4) click on the dropdown </w:t>
      </w:r>
      <w:r w:rsidRPr="00A85A7F">
        <w:rPr>
          <w:lang w:val="en-GB"/>
        </w:rPr>
        <w:t>to search for the desired organization</w:t>
      </w:r>
      <w:r w:rsidRPr="00CC3F6E">
        <w:rPr>
          <w:lang w:val="en-GB"/>
        </w:rPr>
        <w:t>. You can type to filter by text. Once you find the desired organization, select it and click Join button (2).</w:t>
      </w:r>
    </w:p>
    <w:p w14:paraId="1B1BB549" w14:textId="77777777" w:rsidR="001115FF" w:rsidRPr="00CC3F6E" w:rsidRDefault="001115FF" w:rsidP="001115FF">
      <w:pPr>
        <w:spacing w:after="240"/>
        <w:rPr>
          <w:lang w:val="en-GB"/>
        </w:rPr>
      </w:pPr>
    </w:p>
    <w:p w14:paraId="11065F61" w14:textId="77777777" w:rsidR="001115FF" w:rsidRPr="00D75984" w:rsidRDefault="001115FF" w:rsidP="001115FF">
      <w:pPr>
        <w:keepNext/>
        <w:spacing w:after="240"/>
        <w:jc w:val="center"/>
        <w:rPr>
          <w:lang w:val="en-GB"/>
        </w:rPr>
      </w:pPr>
      <w:r w:rsidRPr="00D75984">
        <w:rPr>
          <w:noProof/>
          <w:lang w:val="en-GB"/>
        </w:rPr>
        <mc:AlternateContent>
          <mc:Choice Requires="wpg">
            <w:drawing>
              <wp:anchor distT="0" distB="0" distL="114300" distR="114300" simplePos="0" relativeHeight="251730432" behindDoc="0" locked="0" layoutInCell="1" allowOverlap="1" wp14:anchorId="6FD5C50A" wp14:editId="6B07A78D">
                <wp:simplePos x="0" y="0"/>
                <wp:positionH relativeFrom="column">
                  <wp:posOffset>4421505</wp:posOffset>
                </wp:positionH>
                <wp:positionV relativeFrom="paragraph">
                  <wp:posOffset>947420</wp:posOffset>
                </wp:positionV>
                <wp:extent cx="211455" cy="205740"/>
                <wp:effectExtent l="25400" t="0" r="17145" b="60960"/>
                <wp:wrapNone/>
                <wp:docPr id="305976802" name="Group 144"/>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764522869"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15B625C"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76658" name="Cuadro de texto 104"/>
                        <wps:cNvSpPr txBox="1"/>
                        <wps:spPr>
                          <a:xfrm>
                            <a:off x="-29710" y="78588"/>
                            <a:ext cx="202565" cy="203200"/>
                          </a:xfrm>
                          <a:prstGeom prst="rect">
                            <a:avLst/>
                          </a:prstGeom>
                          <a:noFill/>
                          <a:ln w="6350">
                            <a:noFill/>
                          </a:ln>
                        </wps:spPr>
                        <wps:txbx>
                          <w:txbxContent>
                            <w:p w14:paraId="69D942E1" w14:textId="77777777" w:rsidR="001115FF" w:rsidRPr="001B59F7" w:rsidRDefault="001115FF" w:rsidP="001115FF">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D5C50A" id="Group 144" o:spid="_x0000_s1077" style="position:absolute;left:0;text-align:left;margin-left:348.15pt;margin-top:74.6pt;width:16.65pt;height:16.2pt;z-index:251730432;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">
                <v:oval id="Elipse 103" o:spid="_x0000_s1078"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" fillcolor="#ffc000" stroked="f">
                  <v:shadow on="t" color="black" opacity="22937f" origin=",.5" offset="0,.63889mm"/>
                  <v:textbox>
                    <w:txbxContent>
                      <w:p w14:paraId="415B625C" w14:textId="77777777" w:rsidR="001115FF" w:rsidRPr="004B4205" w:rsidRDefault="001115FF" w:rsidP="001115FF">
                        <w:pPr>
                          <w:spacing w:line="240" w:lineRule="auto"/>
                          <w:jc w:val="center"/>
                          <w:rPr>
                            <w:color w:val="404040" w:themeColor="text1" w:themeTint="BF"/>
                            <w:sz w:val="22"/>
                          </w:rPr>
                        </w:pPr>
                      </w:p>
                    </w:txbxContent>
                  </v:textbox>
                </v:oval>
                <v:shape id="Cuadro de texto 104" o:spid="_x0000_s1079"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" filled="f" stroked="f" strokeweight=".5pt">
                  <v:textbox>
                    <w:txbxContent>
                      <w:p w14:paraId="69D942E1" w14:textId="77777777" w:rsidR="001115FF" w:rsidRPr="001B59F7" w:rsidRDefault="001115FF" w:rsidP="001115FF">
                        <w:pPr>
                          <w:spacing w:line="240" w:lineRule="auto"/>
                          <w:rPr>
                            <w:color w:val="FFFFFF" w:themeColor="background1"/>
                            <w:sz w:val="18"/>
                            <w:lang w:val="es-ES"/>
                          </w:rPr>
                        </w:pPr>
                        <w:r>
                          <w:rPr>
                            <w:color w:val="FFFFFF" w:themeColor="background1"/>
                            <w:sz w:val="18"/>
                            <w:lang w:val="es-ES"/>
                          </w:rPr>
                          <w:t>2</w:t>
                        </w:r>
                      </w:p>
                    </w:txbxContent>
                  </v:textbox>
                </v:shape>
              </v:group>
            </w:pict>
          </mc:Fallback>
        </mc:AlternateContent>
      </w:r>
      <w:r w:rsidRPr="00D75984">
        <w:rPr>
          <w:noProof/>
          <w:lang w:val="en-GB"/>
        </w:rPr>
        <mc:AlternateContent>
          <mc:Choice Requires="wpg">
            <w:drawing>
              <wp:anchor distT="0" distB="0" distL="114300" distR="114300" simplePos="0" relativeHeight="251729408" behindDoc="0" locked="0" layoutInCell="1" allowOverlap="1" wp14:anchorId="3331CC74" wp14:editId="4AAD078E">
                <wp:simplePos x="0" y="0"/>
                <wp:positionH relativeFrom="column">
                  <wp:posOffset>2496185</wp:posOffset>
                </wp:positionH>
                <wp:positionV relativeFrom="paragraph">
                  <wp:posOffset>920262</wp:posOffset>
                </wp:positionV>
                <wp:extent cx="211455" cy="205740"/>
                <wp:effectExtent l="25400" t="0" r="17145" b="60960"/>
                <wp:wrapNone/>
                <wp:docPr id="1201431775" name="Group 131"/>
                <wp:cNvGraphicFramePr/>
                <a:graphic xmlns:a="http://schemas.openxmlformats.org/drawingml/2006/main">
                  <a:graphicData uri="http://schemas.microsoft.com/office/word/2010/wordprocessingGroup">
                    <wpg:wgp>
                      <wpg:cNvGrpSpPr/>
                      <wpg:grpSpPr>
                        <a:xfrm>
                          <a:off x="0" y="0"/>
                          <a:ext cx="211455" cy="205740"/>
                          <a:chOff x="-29710" y="78588"/>
                          <a:chExt cx="211516" cy="206173"/>
                        </a:xfrm>
                      </wpg:grpSpPr>
                      <wps:wsp>
                        <wps:cNvPr id="113051610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EE79B50"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6512443" name="Cuadro de texto 104"/>
                        <wps:cNvSpPr txBox="1"/>
                        <wps:spPr>
                          <a:xfrm>
                            <a:off x="-29710" y="78588"/>
                            <a:ext cx="202565" cy="203200"/>
                          </a:xfrm>
                          <a:prstGeom prst="rect">
                            <a:avLst/>
                          </a:prstGeom>
                          <a:noFill/>
                          <a:ln w="6350">
                            <a:noFill/>
                          </a:ln>
                        </wps:spPr>
                        <wps:txbx>
                          <w:txbxContent>
                            <w:p w14:paraId="263E2348" w14:textId="77777777" w:rsidR="001115FF" w:rsidRPr="00F14E9D" w:rsidRDefault="001115FF" w:rsidP="001115FF">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31CC74" id="Group 131" o:spid="_x0000_s1080" style="position:absolute;left:0;text-align:left;margin-left:196.55pt;margin-top:72.45pt;width:16.65pt;height:16.2pt;z-index:251729408;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">
                <v:oval id="Elipse 103" o:spid="_x0000_s1081"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" fillcolor="#ffc000" stroked="f">
                  <v:shadow on="t" color="black" opacity="22937f" origin=",.5" offset="0,.63889mm"/>
                  <v:textbox>
                    <w:txbxContent>
                      <w:p w14:paraId="4EE79B50" w14:textId="77777777" w:rsidR="001115FF" w:rsidRPr="004B4205" w:rsidRDefault="001115FF" w:rsidP="001115FF">
                        <w:pPr>
                          <w:spacing w:line="240" w:lineRule="auto"/>
                          <w:jc w:val="center"/>
                          <w:rPr>
                            <w:color w:val="404040" w:themeColor="text1" w:themeTint="BF"/>
                            <w:sz w:val="22"/>
                          </w:rPr>
                        </w:pPr>
                      </w:p>
                    </w:txbxContent>
                  </v:textbox>
                </v:oval>
                <v:shape id="Cuadro de texto 104" o:spid="_x0000_s1082"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" filled="f" stroked="f" strokeweight=".5pt">
                  <v:textbox>
                    <w:txbxContent>
                      <w:p w14:paraId="263E2348" w14:textId="77777777" w:rsidR="001115FF" w:rsidRPr="00F14E9D" w:rsidRDefault="001115FF" w:rsidP="001115FF">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Pr="007E0EDF">
        <w:rPr>
          <w:noProof/>
          <w:lang w:val="en-GB"/>
        </w:rPr>
        <w:drawing>
          <wp:inline distT="0" distB="0" distL="0" distR="0" wp14:anchorId="1874AE96" wp14:editId="4F5A7700">
            <wp:extent cx="4673600" cy="1809574"/>
            <wp:effectExtent l="0" t="0" r="0" b="0"/>
            <wp:docPr id="221"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3600" cy="1809574"/>
                    </a:xfrm>
                    <a:prstGeom prst="rect">
                      <a:avLst/>
                    </a:prstGeom>
                  </pic:spPr>
                </pic:pic>
              </a:graphicData>
            </a:graphic>
          </wp:inline>
        </w:drawing>
      </w:r>
    </w:p>
    <w:p w14:paraId="3C85C602" w14:textId="5B434CDE" w:rsidR="001115FF" w:rsidRPr="00D75984" w:rsidRDefault="001115FF" w:rsidP="001115FF">
      <w:pPr>
        <w:pStyle w:val="Caption"/>
        <w:jc w:val="center"/>
        <w:rPr>
          <w:lang w:val="en-GB"/>
        </w:rPr>
      </w:pPr>
      <w:r w:rsidRPr="00D75984">
        <w:rPr>
          <w:lang w:val="en-GB"/>
        </w:rPr>
        <w:t xml:space="preserve">Figure </w:t>
      </w:r>
      <w:r w:rsidRPr="00D75984">
        <w:rPr>
          <w:lang w:val="en-GB"/>
        </w:rPr>
        <w:fldChar w:fldCharType="begin"/>
      </w:r>
      <w:r w:rsidRPr="00D75984">
        <w:rPr>
          <w:lang w:val="en-GB"/>
        </w:rPr>
        <w:instrText xml:space="preserve"> SEQ Figure \* ARABIC </w:instrText>
      </w:r>
      <w:r w:rsidRPr="00D75984">
        <w:rPr>
          <w:lang w:val="en-GB"/>
        </w:rPr>
        <w:fldChar w:fldCharType="separate"/>
      </w:r>
      <w:r w:rsidR="008133CF">
        <w:rPr>
          <w:noProof/>
          <w:lang w:val="en-GB"/>
        </w:rPr>
        <w:t>4</w:t>
      </w:r>
      <w:r w:rsidRPr="00D75984">
        <w:rPr>
          <w:lang w:val="en-GB"/>
        </w:rPr>
        <w:fldChar w:fldCharType="end"/>
      </w:r>
      <w:r>
        <w:t>.</w:t>
      </w:r>
      <w:r w:rsidRPr="00D75984">
        <w:rPr>
          <w:lang w:val="en-GB"/>
        </w:rPr>
        <w:t xml:space="preserve"> Dropdown in organizations page</w:t>
      </w:r>
    </w:p>
    <w:p w14:paraId="730A1649" w14:textId="77777777" w:rsidR="001115FF" w:rsidRPr="00CC3F6E" w:rsidRDefault="001115FF" w:rsidP="001115FF">
      <w:pPr>
        <w:spacing w:after="240"/>
        <w:rPr>
          <w:vanish/>
          <w:lang w:val="en-GB"/>
          <w:specVanish/>
        </w:rPr>
      </w:pPr>
      <w:r w:rsidRPr="00A85A7F">
        <w:rPr>
          <w:lang w:val="en-GB"/>
        </w:rPr>
        <w:t>You will be automatically added to that organization as a regular user</w:t>
      </w:r>
      <w:r w:rsidRPr="007E0EDF">
        <w:rPr>
          <w:lang w:val="en-GB"/>
        </w:rPr>
        <w:t>. You can click o</w:t>
      </w:r>
      <w:r w:rsidRPr="00CC3F6E">
        <w:rPr>
          <w:lang w:val="en-GB"/>
        </w:rPr>
        <w:t xml:space="preserve">n the  </w:t>
      </w:r>
    </w:p>
    <w:p w14:paraId="6505ED5F" w14:textId="77777777" w:rsidR="001115FF" w:rsidRPr="00CC3F6E" w:rsidRDefault="001115FF" w:rsidP="001115FF">
      <w:pPr>
        <w:pStyle w:val="Indiceentexto"/>
        <w:rPr>
          <w:vanish/>
          <w:specVanish/>
        </w:rPr>
      </w:pPr>
      <w:r w:rsidRPr="00CC3F6E">
        <w:t xml:space="preserve"> </w:t>
      </w:r>
      <w:bookmarkStart w:id="18" w:name="_Toc54799840"/>
      <w:bookmarkStart w:id="19" w:name="_Toc139972325"/>
      <w:bookmarkStart w:id="20" w:name="_Toc139972770"/>
      <w:bookmarkStart w:id="21" w:name="_Toc139976746"/>
      <w:r w:rsidRPr="00CC3F6E">
        <w:t>leave organization</w:t>
      </w:r>
      <w:bookmarkEnd w:id="18"/>
      <w:bookmarkEnd w:id="19"/>
      <w:bookmarkEnd w:id="20"/>
      <w:bookmarkEnd w:id="21"/>
      <w:r w:rsidRPr="00CC3F6E">
        <w:t xml:space="preserve"> </w:t>
      </w:r>
    </w:p>
    <w:p w14:paraId="2F704348" w14:textId="5AB8B8EC" w:rsidR="001115FF" w:rsidRPr="00CC3F6E" w:rsidRDefault="001115FF" w:rsidP="001115FF">
      <w:pPr>
        <w:spacing w:after="240"/>
        <w:rPr>
          <w:lang w:val="en-GB"/>
        </w:rPr>
      </w:pPr>
      <w:r w:rsidRPr="00CC3F6E">
        <w:rPr>
          <w:lang w:val="en-GB"/>
        </w:rPr>
        <w:t>button to be removed from it (1) (</w:t>
      </w:r>
      <w:r w:rsidRPr="00CC3F6E">
        <w:rPr>
          <w:lang w:val="en-GB"/>
        </w:rPr>
        <w:fldChar w:fldCharType="begin"/>
      </w:r>
      <w:r w:rsidRPr="00CC3F6E">
        <w:rPr>
          <w:lang w:val="en-GB"/>
        </w:rPr>
        <w:instrText xml:space="preserve"> REF _Ref54699567 \h </w:instrText>
      </w:r>
      <w:r w:rsidRPr="00CC3F6E">
        <w:rPr>
          <w:lang w:val="en-GB"/>
        </w:rPr>
      </w:r>
      <w:r w:rsidRPr="00CC3F6E">
        <w:rPr>
          <w:lang w:val="en-GB"/>
        </w:rPr>
        <w:fldChar w:fldCharType="separate"/>
      </w:r>
      <w:r w:rsidR="008133CF" w:rsidRPr="00D75984">
        <w:rPr>
          <w:lang w:val="en-GB"/>
        </w:rPr>
        <w:t xml:space="preserve">Figure </w:t>
      </w:r>
      <w:r w:rsidR="008133CF">
        <w:rPr>
          <w:noProof/>
          <w:lang w:val="en-GB"/>
        </w:rPr>
        <w:t>5</w:t>
      </w:r>
      <w:r w:rsidRPr="00CC3F6E">
        <w:rPr>
          <w:lang w:val="en-GB"/>
        </w:rPr>
        <w:fldChar w:fldCharType="end"/>
      </w:r>
      <w:r w:rsidRPr="007E0EDF">
        <w:rPr>
          <w:lang w:val="en-GB"/>
        </w:rPr>
        <w:t>).</w:t>
      </w:r>
    </w:p>
    <w:p w14:paraId="00D1FEF8" w14:textId="77777777" w:rsidR="001115FF" w:rsidRPr="00D75984" w:rsidRDefault="001115FF" w:rsidP="001115FF">
      <w:pPr>
        <w:rPr>
          <w:lang w:val="en-GB"/>
        </w:rPr>
      </w:pPr>
    </w:p>
    <w:p w14:paraId="132F3375" w14:textId="77777777" w:rsidR="001115FF" w:rsidRPr="00D75984" w:rsidRDefault="001115FF" w:rsidP="001115FF">
      <w:pPr>
        <w:keepNext/>
        <w:jc w:val="center"/>
        <w:rPr>
          <w:lang w:val="en-GB"/>
        </w:rPr>
      </w:pPr>
      <w:r w:rsidRPr="00D75984">
        <w:rPr>
          <w:noProof/>
          <w:lang w:val="en-GB"/>
        </w:rPr>
        <mc:AlternateContent>
          <mc:Choice Requires="wpg">
            <w:drawing>
              <wp:anchor distT="0" distB="0" distL="114300" distR="114300" simplePos="0" relativeHeight="251731456" behindDoc="0" locked="0" layoutInCell="1" allowOverlap="1" wp14:anchorId="5C9411EA" wp14:editId="1FB3CBAE">
                <wp:simplePos x="0" y="0"/>
                <wp:positionH relativeFrom="column">
                  <wp:posOffset>5160396</wp:posOffset>
                </wp:positionH>
                <wp:positionV relativeFrom="paragraph">
                  <wp:posOffset>181804</wp:posOffset>
                </wp:positionV>
                <wp:extent cx="211516" cy="206173"/>
                <wp:effectExtent l="0" t="0" r="4445" b="0"/>
                <wp:wrapNone/>
                <wp:docPr id="1649711624" name="Group 176"/>
                <wp:cNvGraphicFramePr/>
                <a:graphic xmlns:a="http://schemas.openxmlformats.org/drawingml/2006/main">
                  <a:graphicData uri="http://schemas.microsoft.com/office/word/2010/wordprocessingGroup">
                    <wpg:wgp>
                      <wpg:cNvGrpSpPr/>
                      <wpg:grpSpPr>
                        <a:xfrm>
                          <a:off x="0" y="0"/>
                          <a:ext cx="211516" cy="206173"/>
                          <a:chOff x="-29710" y="78588"/>
                          <a:chExt cx="211516" cy="206173"/>
                        </a:xfrm>
                      </wpg:grpSpPr>
                      <wps:wsp>
                        <wps:cNvPr id="147025990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8DC451E"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605280" name="Cuadro de texto 104"/>
                        <wps:cNvSpPr txBox="1"/>
                        <wps:spPr>
                          <a:xfrm>
                            <a:off x="-29710" y="78588"/>
                            <a:ext cx="202565" cy="203200"/>
                          </a:xfrm>
                          <a:prstGeom prst="rect">
                            <a:avLst/>
                          </a:prstGeom>
                          <a:noFill/>
                          <a:ln w="6350">
                            <a:noFill/>
                          </a:ln>
                        </wps:spPr>
                        <wps:txbx>
                          <w:txbxContent>
                            <w:p w14:paraId="75546012" w14:textId="77777777" w:rsidR="001115FF" w:rsidRPr="00F14E9D" w:rsidRDefault="001115FF" w:rsidP="001115FF">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9411EA" id="Group 176" o:spid="_x0000_s1083" style="position:absolute;left:0;text-align:left;margin-left:406.35pt;margin-top:14.3pt;width:16.65pt;height:16.25pt;z-index:251731456;mso-width-relative:margin;mso-height-relative:margin" coordorigin="-29710,78588" coordsize="211516,206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">
                <v:oval id="Elipse 103" o:spid="_x0000_s1084"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" fillcolor="#ffc000" stroked="f">
                  <v:shadow on="t" color="black" opacity="22937f" origin=",.5" offset="0,.63889mm"/>
                  <v:textbox>
                    <w:txbxContent>
                      <w:p w14:paraId="38DC451E" w14:textId="77777777" w:rsidR="001115FF" w:rsidRPr="004B4205" w:rsidRDefault="001115FF" w:rsidP="001115FF">
                        <w:pPr>
                          <w:spacing w:line="240" w:lineRule="auto"/>
                          <w:jc w:val="center"/>
                          <w:rPr>
                            <w:color w:val="404040" w:themeColor="text1" w:themeTint="BF"/>
                            <w:sz w:val="22"/>
                          </w:rPr>
                        </w:pPr>
                      </w:p>
                    </w:txbxContent>
                  </v:textbox>
                </v:oval>
                <v:shape id="Cuadro de texto 104" o:spid="_x0000_s1085"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" filled="f" stroked="f" strokeweight=".5pt">
                  <v:textbox>
                    <w:txbxContent>
                      <w:p w14:paraId="75546012" w14:textId="77777777" w:rsidR="001115FF" w:rsidRPr="00F14E9D" w:rsidRDefault="001115FF" w:rsidP="001115FF">
                        <w:pPr>
                          <w:spacing w:line="240" w:lineRule="auto"/>
                          <w:rPr>
                            <w:color w:val="FFFFFF" w:themeColor="background1"/>
                            <w:sz w:val="18"/>
                          </w:rPr>
                        </w:pPr>
                        <w:r w:rsidRPr="00F14E9D">
                          <w:rPr>
                            <w:color w:val="FFFFFF" w:themeColor="background1"/>
                            <w:sz w:val="18"/>
                          </w:rPr>
                          <w:t>1</w:t>
                        </w:r>
                      </w:p>
                    </w:txbxContent>
                  </v:textbox>
                </v:shape>
              </v:group>
            </w:pict>
          </mc:Fallback>
        </mc:AlternateContent>
      </w:r>
      <w:r w:rsidRPr="00D75984">
        <w:rPr>
          <w:noProof/>
          <w:lang w:val="en-GB"/>
        </w:rPr>
        <w:drawing>
          <wp:inline distT="0" distB="0" distL="0" distR="0" wp14:anchorId="4C2A82F2" wp14:editId="15EE63E5">
            <wp:extent cx="4999990" cy="1091900"/>
            <wp:effectExtent l="0" t="0" r="3810" b="635"/>
            <wp:docPr id="222"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5489" cy="1101836"/>
                    </a:xfrm>
                    <a:prstGeom prst="rect">
                      <a:avLst/>
                    </a:prstGeom>
                  </pic:spPr>
                </pic:pic>
              </a:graphicData>
            </a:graphic>
          </wp:inline>
        </w:drawing>
      </w:r>
    </w:p>
    <w:p w14:paraId="14D5CE4C" w14:textId="7B1DA055" w:rsidR="001115FF" w:rsidRPr="00D75984" w:rsidRDefault="001115FF" w:rsidP="001115FF">
      <w:pPr>
        <w:pStyle w:val="Caption"/>
        <w:jc w:val="center"/>
        <w:rPr>
          <w:lang w:val="en-GB"/>
        </w:rPr>
      </w:pPr>
      <w:bookmarkStart w:id="22" w:name="_Ref54699567"/>
      <w:bookmarkStart w:id="23" w:name="_Ref54699548"/>
      <w:r w:rsidRPr="00D75984">
        <w:rPr>
          <w:lang w:val="en-GB"/>
        </w:rPr>
        <w:t xml:space="preserve">Figure </w:t>
      </w:r>
      <w:r w:rsidRPr="00D75984">
        <w:rPr>
          <w:lang w:val="en-GB"/>
        </w:rPr>
        <w:fldChar w:fldCharType="begin"/>
      </w:r>
      <w:r w:rsidRPr="00D75984">
        <w:rPr>
          <w:lang w:val="en-GB"/>
        </w:rPr>
        <w:instrText xml:space="preserve"> SEQ Figure \* ARABIC </w:instrText>
      </w:r>
      <w:r w:rsidRPr="00D75984">
        <w:rPr>
          <w:lang w:val="en-GB"/>
        </w:rPr>
        <w:fldChar w:fldCharType="separate"/>
      </w:r>
      <w:r w:rsidR="008133CF">
        <w:rPr>
          <w:noProof/>
          <w:lang w:val="en-GB"/>
        </w:rPr>
        <w:t>5</w:t>
      </w:r>
      <w:r w:rsidRPr="00D75984">
        <w:rPr>
          <w:lang w:val="en-GB"/>
        </w:rPr>
        <w:fldChar w:fldCharType="end"/>
      </w:r>
      <w:bookmarkEnd w:id="22"/>
      <w:r>
        <w:t>.</w:t>
      </w:r>
      <w:r w:rsidRPr="00D75984">
        <w:rPr>
          <w:lang w:val="en-GB"/>
        </w:rPr>
        <w:t xml:space="preserve"> A regular user being member of an organization</w:t>
      </w:r>
      <w:bookmarkEnd w:id="23"/>
    </w:p>
    <w:p w14:paraId="695800D4" w14:textId="77777777" w:rsidR="001115FF" w:rsidRPr="00D75984" w:rsidRDefault="001115FF" w:rsidP="001115FF">
      <w:pPr>
        <w:rPr>
          <w:lang w:val="en-GB"/>
        </w:rPr>
      </w:pPr>
    </w:p>
    <w:p w14:paraId="7024A496" w14:textId="77777777" w:rsidR="001115FF" w:rsidRPr="00A85A7F" w:rsidRDefault="001115FF" w:rsidP="001115FF">
      <w:pPr>
        <w:spacing w:after="240"/>
        <w:rPr>
          <w:vanish/>
          <w:lang w:val="en-GB"/>
          <w:specVanish/>
        </w:rPr>
      </w:pPr>
      <w:r w:rsidRPr="00A85A7F">
        <w:rPr>
          <w:lang w:val="en-GB"/>
        </w:rPr>
        <w:t xml:space="preserve">If you want to </w:t>
      </w:r>
    </w:p>
    <w:p w14:paraId="48CAEF4D" w14:textId="77777777" w:rsidR="001115FF" w:rsidRPr="00A85A7F" w:rsidRDefault="001115FF" w:rsidP="001115FF">
      <w:pPr>
        <w:pStyle w:val="Indiceentexto"/>
        <w:rPr>
          <w:vanish/>
          <w:specVanish/>
        </w:rPr>
      </w:pPr>
      <w:r w:rsidRPr="00A85A7F">
        <w:t xml:space="preserve"> </w:t>
      </w:r>
      <w:bookmarkStart w:id="24" w:name="_Toc55304032"/>
      <w:bookmarkStart w:id="25" w:name="_Toc139972326"/>
      <w:bookmarkStart w:id="26" w:name="_Toc139972771"/>
      <w:bookmarkStart w:id="27" w:name="_Toc139976747"/>
      <w:r w:rsidRPr="00A85A7F">
        <w:t>create an organization</w:t>
      </w:r>
      <w:bookmarkEnd w:id="24"/>
      <w:bookmarkEnd w:id="25"/>
      <w:bookmarkEnd w:id="26"/>
      <w:bookmarkEnd w:id="27"/>
      <w:r w:rsidRPr="00A85A7F">
        <w:t xml:space="preserve"> </w:t>
      </w:r>
    </w:p>
    <w:p w14:paraId="2C4B2A86" w14:textId="77777777" w:rsidR="001115FF" w:rsidRPr="00CC3F6E" w:rsidRDefault="001115FF" w:rsidP="001115FF">
      <w:pPr>
        <w:spacing w:after="240"/>
        <w:rPr>
          <w:vanish/>
          <w:lang w:val="en-GB"/>
          <w:specVanish/>
        </w:rPr>
      </w:pPr>
      <w:r w:rsidRPr="00A85A7F">
        <w:rPr>
          <w:lang w:val="en-GB"/>
        </w:rPr>
        <w:t xml:space="preserve">select the ‘Create a new one’ option and click on the ‘Join’ button (1) </w:t>
      </w:r>
      <w:r>
        <w:rPr>
          <w:lang w:val="en-GB"/>
        </w:rPr>
        <w:t>(Figure 6).</w:t>
      </w:r>
      <w:r w:rsidRPr="00CC3F6E">
        <w:rPr>
          <w:lang w:val="en-GB"/>
        </w:rPr>
        <w:t xml:space="preserve"> </w:t>
      </w:r>
      <w:r w:rsidRPr="007E0EDF">
        <w:rPr>
          <w:lang w:val="en-GB"/>
        </w:rPr>
        <w:t>After that, you can fill in your organization name and description (2) and save changes (3) or y</w:t>
      </w:r>
      <w:r w:rsidRPr="00CC3F6E">
        <w:rPr>
          <w:lang w:val="en-GB"/>
        </w:rPr>
        <w:t>ou can</w:t>
      </w:r>
    </w:p>
    <w:p w14:paraId="5AAB3071" w14:textId="77777777" w:rsidR="001115FF" w:rsidRPr="00CC3F6E" w:rsidRDefault="001115FF" w:rsidP="001115FF">
      <w:pPr>
        <w:pStyle w:val="Indiceentexto"/>
        <w:rPr>
          <w:vanish/>
          <w:specVanish/>
        </w:rPr>
      </w:pPr>
      <w:r w:rsidRPr="00CC3F6E">
        <w:t xml:space="preserve"> </w:t>
      </w:r>
      <w:bookmarkStart w:id="28" w:name="_Toc54799842"/>
      <w:bookmarkStart w:id="29" w:name="_Toc139972327"/>
      <w:bookmarkStart w:id="30" w:name="_Toc139972772"/>
      <w:bookmarkStart w:id="31" w:name="_Toc139976748"/>
      <w:r w:rsidRPr="00CC3F6E">
        <w:t>delete your organization</w:t>
      </w:r>
      <w:bookmarkEnd w:id="28"/>
      <w:bookmarkEnd w:id="29"/>
      <w:bookmarkEnd w:id="30"/>
      <w:bookmarkEnd w:id="31"/>
      <w:r w:rsidRPr="00CC3F6E">
        <w:t xml:space="preserve"> </w:t>
      </w:r>
    </w:p>
    <w:p w14:paraId="746E501D" w14:textId="77777777" w:rsidR="001115FF" w:rsidRPr="00CC3F6E" w:rsidRDefault="001115FF" w:rsidP="001115FF">
      <w:pPr>
        <w:spacing w:after="240"/>
        <w:rPr>
          <w:lang w:val="en-GB"/>
        </w:rPr>
      </w:pPr>
      <w:r w:rsidRPr="00CC3F6E">
        <w:rPr>
          <w:lang w:val="en-GB"/>
        </w:rPr>
        <w:t>(4).</w:t>
      </w:r>
    </w:p>
    <w:p w14:paraId="47046C69" w14:textId="71C6C571" w:rsidR="001115FF" w:rsidRPr="00CC3F6E" w:rsidRDefault="001115FF" w:rsidP="001115FF">
      <w:pPr>
        <w:spacing w:after="240"/>
        <w:rPr>
          <w:vanish/>
          <w:lang w:val="en-GB"/>
          <w:specVanish/>
        </w:rPr>
      </w:pPr>
      <w:r w:rsidRPr="00A85A7F">
        <w:rPr>
          <w:lang w:val="en-GB"/>
        </w:rPr>
        <w:lastRenderedPageBreak/>
        <w:t>To help in organizing the content inside your organization you can create ‘Divisions’ under an organization</w:t>
      </w:r>
      <w:r>
        <w:rPr>
          <w:lang w:val="en-GB"/>
        </w:rPr>
        <w:t xml:space="preserve">. </w:t>
      </w:r>
      <w:r w:rsidRPr="00A85A7F">
        <w:rPr>
          <w:lang w:val="en-GB"/>
        </w:rPr>
        <w:t xml:space="preserve">As you are the creator of the organization, that makes you ‘Admin’. </w:t>
      </w:r>
      <w:r w:rsidRPr="00CC3F6E">
        <w:rPr>
          <w:lang w:val="en-GB"/>
        </w:rPr>
        <w:t>As an Admin, you can</w:t>
      </w:r>
    </w:p>
    <w:p w14:paraId="0FBFC600" w14:textId="77777777" w:rsidR="001115FF" w:rsidRPr="00CC3F6E" w:rsidRDefault="001115FF" w:rsidP="001115FF">
      <w:pPr>
        <w:pStyle w:val="Indiceentexto"/>
        <w:rPr>
          <w:vanish/>
          <w:specVanish/>
        </w:rPr>
      </w:pPr>
      <w:r w:rsidRPr="00CC3F6E">
        <w:t xml:space="preserve"> </w:t>
      </w:r>
      <w:bookmarkStart w:id="32" w:name="_Toc54799843"/>
      <w:bookmarkStart w:id="33" w:name="_Toc139972328"/>
      <w:bookmarkStart w:id="34" w:name="_Toc139972773"/>
      <w:bookmarkStart w:id="35" w:name="_Toc139976749"/>
      <w:r w:rsidRPr="00CC3F6E">
        <w:t>create or delete divisions</w:t>
      </w:r>
      <w:bookmarkEnd w:id="32"/>
      <w:bookmarkEnd w:id="33"/>
      <w:bookmarkEnd w:id="34"/>
      <w:bookmarkEnd w:id="35"/>
      <w:r w:rsidRPr="00CC3F6E">
        <w:t xml:space="preserve"> </w:t>
      </w:r>
    </w:p>
    <w:p w14:paraId="4B1B96E9" w14:textId="77777777" w:rsidR="001115FF" w:rsidRPr="00CC3F6E" w:rsidRDefault="001115FF" w:rsidP="001115FF">
      <w:pPr>
        <w:spacing w:after="240"/>
        <w:rPr>
          <w:lang w:val="en-GB"/>
        </w:rPr>
      </w:pPr>
      <w:r w:rsidRPr="00CC3F6E">
        <w:rPr>
          <w:lang w:val="en-GB"/>
        </w:rPr>
        <w:t xml:space="preserve">, by typing the name and ‘Add division’ button (5). They are not compulsory to be able to create content but divisions will help in organizing the content inside your organization. </w:t>
      </w:r>
    </w:p>
    <w:p w14:paraId="7C794939" w14:textId="23BC4FD7" w:rsidR="001115FF" w:rsidRPr="00A85A7F" w:rsidRDefault="001115FF" w:rsidP="001115FF">
      <w:pPr>
        <w:spacing w:after="240"/>
        <w:rPr>
          <w:vanish/>
          <w:lang w:val="en-GB"/>
          <w:specVanish/>
        </w:rPr>
      </w:pPr>
      <w:r w:rsidRPr="00A85A7F">
        <w:rPr>
          <w:lang w:val="en-GB"/>
        </w:rPr>
        <w:t xml:space="preserve">You can change a user role (Admin / Regular) inside your organization by clicking the button group (6). </w:t>
      </w:r>
      <w:r>
        <w:rPr>
          <w:lang w:val="en-GB"/>
        </w:rPr>
        <w:t xml:space="preserve">An admin can </w:t>
      </w:r>
      <w:r w:rsidRPr="00A85A7F">
        <w:rPr>
          <w:lang w:val="en-GB"/>
        </w:rPr>
        <w:t>also</w:t>
      </w:r>
    </w:p>
    <w:p w14:paraId="53FB1514" w14:textId="77777777" w:rsidR="001115FF" w:rsidRPr="00A85A7F" w:rsidRDefault="001115FF" w:rsidP="001115FF">
      <w:pPr>
        <w:pStyle w:val="Indiceentexto"/>
        <w:rPr>
          <w:vanish/>
          <w:specVanish/>
        </w:rPr>
      </w:pPr>
      <w:r w:rsidRPr="00A85A7F">
        <w:t xml:space="preserve"> </w:t>
      </w:r>
      <w:bookmarkStart w:id="36" w:name="_Toc55304035"/>
      <w:bookmarkStart w:id="37" w:name="_Toc139972329"/>
      <w:bookmarkStart w:id="38" w:name="_Toc139972774"/>
      <w:bookmarkStart w:id="39" w:name="_Toc139976750"/>
      <w:r w:rsidRPr="00A85A7F">
        <w:t>remove users</w:t>
      </w:r>
      <w:bookmarkEnd w:id="36"/>
      <w:bookmarkEnd w:id="37"/>
      <w:bookmarkEnd w:id="38"/>
      <w:bookmarkEnd w:id="39"/>
      <w:r w:rsidRPr="00A85A7F">
        <w:t xml:space="preserve">  </w:t>
      </w:r>
    </w:p>
    <w:p w14:paraId="62648664" w14:textId="77777777" w:rsidR="001115FF" w:rsidRPr="00A85A7F" w:rsidRDefault="001115FF" w:rsidP="001115FF">
      <w:pPr>
        <w:spacing w:after="240"/>
        <w:rPr>
          <w:lang w:val="en-GB"/>
        </w:rPr>
      </w:pPr>
      <w:r w:rsidRPr="00A85A7F">
        <w:rPr>
          <w:lang w:val="en-GB"/>
        </w:rPr>
        <w:t>(7) of an organization.</w:t>
      </w:r>
    </w:p>
    <w:p w14:paraId="45849A45" w14:textId="46C3E076" w:rsidR="001115FF" w:rsidRPr="00CC3F6E" w:rsidRDefault="001115FF" w:rsidP="001115FF">
      <w:pPr>
        <w:spacing w:after="240"/>
        <w:rPr>
          <w:vanish/>
          <w:lang w:val="en-GB"/>
          <w:specVanish/>
        </w:rPr>
      </w:pPr>
      <w:r w:rsidRPr="00CC3F6E">
        <w:rPr>
          <w:lang w:val="en-GB"/>
        </w:rPr>
        <w:t>Finally, you can</w:t>
      </w:r>
    </w:p>
    <w:p w14:paraId="0B1F3125" w14:textId="77777777" w:rsidR="001115FF" w:rsidRPr="00CC3F6E" w:rsidRDefault="001115FF" w:rsidP="001115FF">
      <w:pPr>
        <w:pStyle w:val="Indiceentexto"/>
        <w:rPr>
          <w:vanish/>
          <w:specVanish/>
        </w:rPr>
      </w:pPr>
      <w:r w:rsidRPr="00CC3F6E">
        <w:t xml:space="preserve"> </w:t>
      </w:r>
      <w:bookmarkStart w:id="40" w:name="_Toc54799845"/>
      <w:bookmarkStart w:id="41" w:name="_Toc139972330"/>
      <w:bookmarkStart w:id="42" w:name="_Toc139972775"/>
      <w:bookmarkStart w:id="43" w:name="_Toc139976751"/>
      <w:r w:rsidRPr="00CC3F6E">
        <w:t>add users</w:t>
      </w:r>
      <w:bookmarkEnd w:id="40"/>
      <w:bookmarkEnd w:id="41"/>
      <w:bookmarkEnd w:id="42"/>
      <w:bookmarkEnd w:id="43"/>
      <w:r w:rsidRPr="00CC3F6E">
        <w:t xml:space="preserve">  </w:t>
      </w:r>
    </w:p>
    <w:p w14:paraId="46AD1762" w14:textId="77777777" w:rsidR="001115FF" w:rsidRPr="00CC3F6E" w:rsidRDefault="001115FF" w:rsidP="001115FF">
      <w:pPr>
        <w:spacing w:after="240"/>
        <w:rPr>
          <w:lang w:val="en-GB"/>
        </w:rPr>
      </w:pPr>
      <w:r w:rsidRPr="00CC3F6E">
        <w:rPr>
          <w:lang w:val="en-GB"/>
        </w:rPr>
        <w:t xml:space="preserve">to your organization by typing the email address they used to log in. After your organization is created, new users can also join themselves. </w:t>
      </w:r>
    </w:p>
    <w:p w14:paraId="7966D441" w14:textId="1BE669B6" w:rsidR="001115FF" w:rsidRPr="00D75984" w:rsidRDefault="001115FF" w:rsidP="001115FF">
      <w:pPr>
        <w:spacing w:after="240"/>
        <w:rPr>
          <w:lang w:val="en-GB"/>
        </w:rPr>
      </w:pPr>
      <w:r>
        <w:rPr>
          <w:noProof/>
          <w:lang w:val="en-GB"/>
        </w:rPr>
        <mc:AlternateContent>
          <mc:Choice Requires="wpg">
            <w:drawing>
              <wp:anchor distT="0" distB="0" distL="114300" distR="114300" simplePos="0" relativeHeight="251740672" behindDoc="0" locked="0" layoutInCell="1" allowOverlap="1" wp14:anchorId="46E02028" wp14:editId="44EF3CB1">
                <wp:simplePos x="0" y="0"/>
                <wp:positionH relativeFrom="column">
                  <wp:posOffset>1219151</wp:posOffset>
                </wp:positionH>
                <wp:positionV relativeFrom="paragraph">
                  <wp:posOffset>116107</wp:posOffset>
                </wp:positionV>
                <wp:extent cx="4205177" cy="2777435"/>
                <wp:effectExtent l="25400" t="0" r="49530" b="67945"/>
                <wp:wrapNone/>
                <wp:docPr id="1870151854" name="Group 1"/>
                <wp:cNvGraphicFramePr/>
                <a:graphic xmlns:a="http://schemas.openxmlformats.org/drawingml/2006/main">
                  <a:graphicData uri="http://schemas.microsoft.com/office/word/2010/wordprocessingGroup">
                    <wpg:wgp>
                      <wpg:cNvGrpSpPr/>
                      <wpg:grpSpPr>
                        <a:xfrm>
                          <a:off x="0" y="0"/>
                          <a:ext cx="4205177" cy="2777435"/>
                          <a:chOff x="0" y="0"/>
                          <a:chExt cx="4205177" cy="2777435"/>
                        </a:xfrm>
                      </wpg:grpSpPr>
                      <wpg:grpSp>
                        <wpg:cNvPr id="82496545" name="Group 180"/>
                        <wpg:cNvGrpSpPr/>
                        <wpg:grpSpPr>
                          <a:xfrm>
                            <a:off x="2860431" y="0"/>
                            <a:ext cx="211516" cy="206173"/>
                            <a:chOff x="-29710" y="78588"/>
                            <a:chExt cx="211516" cy="206173"/>
                          </a:xfrm>
                        </wpg:grpSpPr>
                        <wps:wsp>
                          <wps:cNvPr id="2048806129"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788848D"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8743037" name="Cuadro de texto 104"/>
                          <wps:cNvSpPr txBox="1"/>
                          <wps:spPr>
                            <a:xfrm>
                              <a:off x="-29710" y="78588"/>
                              <a:ext cx="202565" cy="203200"/>
                            </a:xfrm>
                            <a:prstGeom prst="rect">
                              <a:avLst/>
                            </a:prstGeom>
                            <a:noFill/>
                            <a:ln w="6350">
                              <a:noFill/>
                            </a:ln>
                          </wps:spPr>
                          <wps:txbx>
                            <w:txbxContent>
                              <w:p w14:paraId="2B51F8BB" w14:textId="77777777" w:rsidR="001115FF" w:rsidRPr="00F14E9D" w:rsidRDefault="001115FF" w:rsidP="001115FF">
                                <w:pPr>
                                  <w:spacing w:line="240" w:lineRule="auto"/>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151629" name="Group 183"/>
                        <wpg:cNvGrpSpPr/>
                        <wpg:grpSpPr>
                          <a:xfrm>
                            <a:off x="0" y="734646"/>
                            <a:ext cx="211455" cy="205740"/>
                            <a:chOff x="-29710" y="78588"/>
                            <a:chExt cx="211516" cy="206173"/>
                          </a:xfrm>
                        </wpg:grpSpPr>
                        <wps:wsp>
                          <wps:cNvPr id="1663531367"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7667BEF"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255900" name="Cuadro de texto 104"/>
                          <wps:cNvSpPr txBox="1"/>
                          <wps:spPr>
                            <a:xfrm>
                              <a:off x="-29710" y="78588"/>
                              <a:ext cx="202565" cy="203200"/>
                            </a:xfrm>
                            <a:prstGeom prst="rect">
                              <a:avLst/>
                            </a:prstGeom>
                            <a:noFill/>
                            <a:ln w="6350">
                              <a:noFill/>
                            </a:ln>
                          </wps:spPr>
                          <wps:txbx>
                            <w:txbxContent>
                              <w:p w14:paraId="61AD7C5A" w14:textId="77777777" w:rsidR="001115FF" w:rsidRPr="001B59F7" w:rsidRDefault="001115FF" w:rsidP="001115FF">
                                <w:pPr>
                                  <w:spacing w:line="240" w:lineRule="auto"/>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41061934" name="Group 186"/>
                        <wpg:cNvGrpSpPr/>
                        <wpg:grpSpPr>
                          <a:xfrm>
                            <a:off x="2946400" y="758092"/>
                            <a:ext cx="211516" cy="206173"/>
                            <a:chOff x="-29710" y="78588"/>
                            <a:chExt cx="211516" cy="206173"/>
                          </a:xfrm>
                        </wpg:grpSpPr>
                        <wps:wsp>
                          <wps:cNvPr id="994284867"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E3C37CC"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2859458" name="Cuadro de texto 104"/>
                          <wps:cNvSpPr txBox="1"/>
                          <wps:spPr>
                            <a:xfrm>
                              <a:off x="-29710" y="78588"/>
                              <a:ext cx="202565" cy="203200"/>
                            </a:xfrm>
                            <a:prstGeom prst="rect">
                              <a:avLst/>
                            </a:prstGeom>
                            <a:noFill/>
                            <a:ln w="6350">
                              <a:noFill/>
                            </a:ln>
                          </wps:spPr>
                          <wps:txbx>
                            <w:txbxContent>
                              <w:p w14:paraId="27355185" w14:textId="77777777" w:rsidR="001115FF" w:rsidRPr="001B59F7" w:rsidRDefault="001115FF" w:rsidP="001115FF">
                                <w:pPr>
                                  <w:spacing w:line="240" w:lineRule="auto"/>
                                  <w:rPr>
                                    <w:color w:val="FFFFFF" w:themeColor="background1"/>
                                    <w:sz w:val="18"/>
                                    <w:lang w:val="es-ES"/>
                                  </w:rPr>
                                </w:pPr>
                                <w:r>
                                  <w:rPr>
                                    <w:color w:val="FFFFFF" w:themeColor="background1"/>
                                    <w:sz w:val="18"/>
                                    <w:lang w:val="es-ES"/>
                                  </w:rPr>
                                  <w:t>3</w:t>
                                </w:r>
                              </w:p>
                              <w:p w14:paraId="43852EF0" w14:textId="77777777" w:rsidR="001115FF" w:rsidRDefault="001115FF" w:rsidP="001115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49740471" name="Group 189"/>
                        <wpg:cNvGrpSpPr/>
                        <wpg:grpSpPr>
                          <a:xfrm>
                            <a:off x="3993661" y="781539"/>
                            <a:ext cx="211516" cy="206173"/>
                            <a:chOff x="-29710" y="78588"/>
                            <a:chExt cx="211516" cy="206173"/>
                          </a:xfrm>
                        </wpg:grpSpPr>
                        <wps:wsp>
                          <wps:cNvPr id="1215151681"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189FA55F"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7758802" name="Cuadro de texto 104"/>
                          <wps:cNvSpPr txBox="1"/>
                          <wps:spPr>
                            <a:xfrm>
                              <a:off x="-29710" y="78588"/>
                              <a:ext cx="202565" cy="203200"/>
                            </a:xfrm>
                            <a:prstGeom prst="rect">
                              <a:avLst/>
                            </a:prstGeom>
                            <a:noFill/>
                            <a:ln w="6350">
                              <a:noFill/>
                            </a:ln>
                          </wps:spPr>
                          <wps:txbx>
                            <w:txbxContent>
                              <w:p w14:paraId="3F97F60B" w14:textId="77777777" w:rsidR="001115FF" w:rsidRDefault="001115FF" w:rsidP="001115FF">
                                <w:pPr>
                                  <w:rPr>
                                    <w:color w:val="FFFFFF" w:themeColor="background1"/>
                                    <w:sz w:val="18"/>
                                    <w:lang w:val="es-ES"/>
                                  </w:rPr>
                                </w:pPr>
                                <w:r>
                                  <w:rPr>
                                    <w:color w:val="FFFFFF" w:themeColor="background1"/>
                                    <w:sz w:val="18"/>
                                    <w:lang w:val="es-ES"/>
                                  </w:rPr>
                                  <w:t>4</w:t>
                                </w:r>
                              </w:p>
                              <w:p w14:paraId="43C6D73E" w14:textId="77777777" w:rsidR="001115FF" w:rsidRDefault="001115FF" w:rsidP="001115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7457505" name="Group 192"/>
                        <wpg:cNvGrpSpPr/>
                        <wpg:grpSpPr>
                          <a:xfrm>
                            <a:off x="3532554" y="1508369"/>
                            <a:ext cx="211516" cy="206173"/>
                            <a:chOff x="-29710" y="78588"/>
                            <a:chExt cx="211516" cy="206173"/>
                          </a:xfrm>
                        </wpg:grpSpPr>
                        <wps:wsp>
                          <wps:cNvPr id="242551337"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E9F00B9"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871892" name="Cuadro de texto 104"/>
                          <wps:cNvSpPr txBox="1"/>
                          <wps:spPr>
                            <a:xfrm>
                              <a:off x="-29710" y="78588"/>
                              <a:ext cx="202565" cy="203200"/>
                            </a:xfrm>
                            <a:prstGeom prst="rect">
                              <a:avLst/>
                            </a:prstGeom>
                            <a:noFill/>
                            <a:ln w="6350">
                              <a:noFill/>
                            </a:ln>
                          </wps:spPr>
                          <wps:txbx>
                            <w:txbxContent>
                              <w:p w14:paraId="44EBA8ED" w14:textId="77777777" w:rsidR="001115FF" w:rsidRDefault="001115FF" w:rsidP="001115FF">
                                <w:pPr>
                                  <w:rPr>
                                    <w:color w:val="FFFFFF" w:themeColor="background1"/>
                                    <w:sz w:val="18"/>
                                    <w:lang w:val="es-ES"/>
                                  </w:rPr>
                                </w:pPr>
                                <w:r>
                                  <w:rPr>
                                    <w:color w:val="FFFFFF" w:themeColor="background1"/>
                                    <w:sz w:val="18"/>
                                    <w:lang w:val="es-ES"/>
                                  </w:rPr>
                                  <w:t>5</w:t>
                                </w:r>
                              </w:p>
                              <w:p w14:paraId="1FBC5F45" w14:textId="77777777" w:rsidR="001115FF" w:rsidRDefault="001115FF" w:rsidP="001115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9194664" name="Group 195"/>
                        <wpg:cNvGrpSpPr/>
                        <wpg:grpSpPr>
                          <a:xfrm>
                            <a:off x="2682631" y="2125785"/>
                            <a:ext cx="211455" cy="205740"/>
                            <a:chOff x="-29710" y="78588"/>
                            <a:chExt cx="211516" cy="206173"/>
                          </a:xfrm>
                        </wpg:grpSpPr>
                        <wps:wsp>
                          <wps:cNvPr id="169325451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CC46A01"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06565" name="Cuadro de texto 104"/>
                          <wps:cNvSpPr txBox="1"/>
                          <wps:spPr>
                            <a:xfrm>
                              <a:off x="-29710" y="78588"/>
                              <a:ext cx="202565" cy="203200"/>
                            </a:xfrm>
                            <a:prstGeom prst="rect">
                              <a:avLst/>
                            </a:prstGeom>
                            <a:noFill/>
                            <a:ln w="6350">
                              <a:noFill/>
                            </a:ln>
                          </wps:spPr>
                          <wps:txbx>
                            <w:txbxContent>
                              <w:p w14:paraId="4623904A" w14:textId="77777777" w:rsidR="001115FF" w:rsidRDefault="001115FF" w:rsidP="001115FF">
                                <w:pPr>
                                  <w:rPr>
                                    <w:color w:val="FFFFFF" w:themeColor="background1"/>
                                    <w:sz w:val="18"/>
                                    <w:lang w:val="es-ES"/>
                                  </w:rPr>
                                </w:pPr>
                                <w:r>
                                  <w:rPr>
                                    <w:color w:val="FFFFFF" w:themeColor="background1"/>
                                    <w:sz w:val="18"/>
                                    <w:lang w:val="es-ES"/>
                                  </w:rPr>
                                  <w:t>6</w:t>
                                </w:r>
                              </w:p>
                              <w:p w14:paraId="5D633E53" w14:textId="77777777" w:rsidR="001115FF" w:rsidRDefault="001115FF" w:rsidP="001115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33125627" name="Group 1233125627"/>
                        <wpg:cNvGrpSpPr/>
                        <wpg:grpSpPr>
                          <a:xfrm>
                            <a:off x="3589215" y="2125785"/>
                            <a:ext cx="211455" cy="205740"/>
                            <a:chOff x="-29710" y="78588"/>
                            <a:chExt cx="211516" cy="206173"/>
                          </a:xfrm>
                        </wpg:grpSpPr>
                        <wps:wsp>
                          <wps:cNvPr id="729562259"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0F67A04"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7264293" name="Cuadro de texto 104"/>
                          <wps:cNvSpPr txBox="1"/>
                          <wps:spPr>
                            <a:xfrm>
                              <a:off x="-29710" y="78588"/>
                              <a:ext cx="202565" cy="203200"/>
                            </a:xfrm>
                            <a:prstGeom prst="rect">
                              <a:avLst/>
                            </a:prstGeom>
                            <a:noFill/>
                            <a:ln w="6350">
                              <a:noFill/>
                            </a:ln>
                          </wps:spPr>
                          <wps:txbx>
                            <w:txbxContent>
                              <w:p w14:paraId="4AB3BF73" w14:textId="77777777" w:rsidR="001115FF" w:rsidRDefault="001115FF" w:rsidP="001115FF">
                                <w:r>
                                  <w:rPr>
                                    <w:color w:val="FFFFFF" w:themeColor="background1"/>
                                    <w:sz w:val="18"/>
                                    <w:lang w:val="es-E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3922133" name="Group 201"/>
                        <wpg:cNvGrpSpPr/>
                        <wpg:grpSpPr>
                          <a:xfrm>
                            <a:off x="3430954" y="2571262"/>
                            <a:ext cx="211516" cy="206173"/>
                            <a:chOff x="-29710" y="78588"/>
                            <a:chExt cx="211516" cy="206173"/>
                          </a:xfrm>
                        </wpg:grpSpPr>
                        <wps:wsp>
                          <wps:cNvPr id="199543832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35ACF04" w14:textId="77777777" w:rsidR="001115FF" w:rsidRPr="004B4205" w:rsidRDefault="001115FF" w:rsidP="001115FF">
                                <w:pPr>
                                  <w:spacing w:line="240" w:lineRule="auto"/>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1407954" name="Cuadro de texto 104"/>
                          <wps:cNvSpPr txBox="1"/>
                          <wps:spPr>
                            <a:xfrm>
                              <a:off x="-29710" y="78588"/>
                              <a:ext cx="202565" cy="203200"/>
                            </a:xfrm>
                            <a:prstGeom prst="rect">
                              <a:avLst/>
                            </a:prstGeom>
                            <a:noFill/>
                            <a:ln w="6350">
                              <a:noFill/>
                            </a:ln>
                          </wps:spPr>
                          <wps:txbx>
                            <w:txbxContent>
                              <w:p w14:paraId="0DC4B6A1" w14:textId="77777777" w:rsidR="001115FF" w:rsidRDefault="001115FF" w:rsidP="001115FF">
                                <w:r>
                                  <w:rPr>
                                    <w:color w:val="FFFFFF" w:themeColor="background1"/>
                                    <w:sz w:val="18"/>
                                    <w:lang w:val="es-E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6E02028" id="Group 1" o:spid="_x0000_s1086" style="position:absolute;left:0;text-align:left;margin-left:96pt;margin-top:9.15pt;width:331.1pt;height:218.7pt;z-index:251740672" coordsize="42051,277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">
                <v:group id="Group 180" o:spid="_x0000_s1087" style="position:absolute;left:28604;width:2115;height:2061" coordorigin="-29710,78588" coordsize="211516,206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">
                  <v:oval id="Elipse 103" o:spid="_x0000_s1088"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" fillcolor="#ffc000" stroked="f">
                    <v:shadow on="t" color="black" opacity="22937f" origin=",.5" offset="0,.63889mm"/>
                    <v:textbox>
                      <w:txbxContent>
                        <w:p w14:paraId="5788848D" w14:textId="77777777" w:rsidR="001115FF" w:rsidRPr="004B4205" w:rsidRDefault="001115FF" w:rsidP="001115FF">
                          <w:pPr>
                            <w:spacing w:line="240" w:lineRule="auto"/>
                            <w:jc w:val="center"/>
                            <w:rPr>
                              <w:color w:val="404040" w:themeColor="text1" w:themeTint="BF"/>
                              <w:sz w:val="22"/>
                            </w:rPr>
                          </w:pPr>
                        </w:p>
                      </w:txbxContent>
                    </v:textbox>
                  </v:oval>
                  <v:shape id="Cuadro de texto 104" o:spid="_x0000_s1089"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" filled="f" stroked="f" strokeweight=".5pt">
                    <v:textbox>
                      <w:txbxContent>
                        <w:p w14:paraId="2B51F8BB" w14:textId="77777777" w:rsidR="001115FF" w:rsidRPr="00F14E9D" w:rsidRDefault="001115FF" w:rsidP="001115FF">
                          <w:pPr>
                            <w:spacing w:line="240" w:lineRule="auto"/>
                            <w:rPr>
                              <w:color w:val="FFFFFF" w:themeColor="background1"/>
                              <w:sz w:val="18"/>
                            </w:rPr>
                          </w:pPr>
                          <w:r w:rsidRPr="00F14E9D">
                            <w:rPr>
                              <w:color w:val="FFFFFF" w:themeColor="background1"/>
                              <w:sz w:val="18"/>
                            </w:rPr>
                            <w:t>1</w:t>
                          </w:r>
                        </w:p>
                      </w:txbxContent>
                    </v:textbox>
                  </v:shape>
                </v:group>
                <v:group id="Group 183" o:spid="_x0000_s1090" style="position:absolute;top:7346;width:2114;height:2057" coordorigin="-29710,78588" coordsize="211516,206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">
                  <v:oval id="Elipse 103" o:spid="_x0000_s1091"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" fillcolor="#ffc000" stroked="f">
                    <v:shadow on="t" color="black" opacity="22937f" origin=",.5" offset="0,.63889mm"/>
                    <v:textbox>
                      <w:txbxContent>
                        <w:p w14:paraId="67667BEF" w14:textId="77777777" w:rsidR="001115FF" w:rsidRPr="004B4205" w:rsidRDefault="001115FF" w:rsidP="001115FF">
                          <w:pPr>
                            <w:spacing w:line="240" w:lineRule="auto"/>
                            <w:jc w:val="center"/>
                            <w:rPr>
                              <w:color w:val="404040" w:themeColor="text1" w:themeTint="BF"/>
                              <w:sz w:val="22"/>
                            </w:rPr>
                          </w:pPr>
                        </w:p>
                      </w:txbxContent>
                    </v:textbox>
                  </v:oval>
                  <v:shape id="Cuadro de texto 104" o:spid="_x0000_s1092"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" filled="f" stroked="f" strokeweight=".5pt">
                    <v:textbox>
                      <w:txbxContent>
                        <w:p w14:paraId="61AD7C5A" w14:textId="77777777" w:rsidR="001115FF" w:rsidRPr="001B59F7" w:rsidRDefault="001115FF" w:rsidP="001115FF">
                          <w:pPr>
                            <w:spacing w:line="240" w:lineRule="auto"/>
                            <w:rPr>
                              <w:color w:val="FFFFFF" w:themeColor="background1"/>
                              <w:sz w:val="18"/>
                              <w:lang w:val="es-ES"/>
                            </w:rPr>
                          </w:pPr>
                          <w:r>
                            <w:rPr>
                              <w:color w:val="FFFFFF" w:themeColor="background1"/>
                              <w:sz w:val="18"/>
                              <w:lang w:val="es-ES"/>
                            </w:rPr>
                            <w:t>2</w:t>
                          </w:r>
                        </w:p>
                      </w:txbxContent>
                    </v:textbox>
                  </v:shape>
                </v:group>
                <v:group id="Group 186" o:spid="_x0000_s1093" style="position:absolute;left:29464;top:7580;width:2115;height:2062" coordorigin="-29710,78588" coordsize="211516,206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">
                  <v:oval id="Elipse 103" o:spid="_x0000_s1094"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" fillcolor="#ffc000" stroked="f">
                    <v:shadow on="t" color="black" opacity="22937f" origin=",.5" offset="0,.63889mm"/>
                    <v:textbox>
                      <w:txbxContent>
                        <w:p w14:paraId="3E3C37CC" w14:textId="77777777" w:rsidR="001115FF" w:rsidRPr="004B4205" w:rsidRDefault="001115FF" w:rsidP="001115FF">
                          <w:pPr>
                            <w:spacing w:line="240" w:lineRule="auto"/>
                            <w:jc w:val="center"/>
                            <w:rPr>
                              <w:color w:val="404040" w:themeColor="text1" w:themeTint="BF"/>
                              <w:sz w:val="22"/>
                            </w:rPr>
                          </w:pPr>
                        </w:p>
                      </w:txbxContent>
                    </v:textbox>
                  </v:oval>
                  <v:shape id="Cuadro de texto 104" o:spid="_x0000_s1095"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" filled="f" stroked="f" strokeweight=".5pt">
                    <v:textbox>
                      <w:txbxContent>
                        <w:p w14:paraId="27355185" w14:textId="77777777" w:rsidR="001115FF" w:rsidRPr="001B59F7" w:rsidRDefault="001115FF" w:rsidP="001115FF">
                          <w:pPr>
                            <w:spacing w:line="240" w:lineRule="auto"/>
                            <w:rPr>
                              <w:color w:val="FFFFFF" w:themeColor="background1"/>
                              <w:sz w:val="18"/>
                              <w:lang w:val="es-ES"/>
                            </w:rPr>
                          </w:pPr>
                          <w:r>
                            <w:rPr>
                              <w:color w:val="FFFFFF" w:themeColor="background1"/>
                              <w:sz w:val="18"/>
                              <w:lang w:val="es-ES"/>
                            </w:rPr>
                            <w:t>3</w:t>
                          </w:r>
                        </w:p>
                        <w:p w14:paraId="43852EF0" w14:textId="77777777" w:rsidR="001115FF" w:rsidRDefault="001115FF" w:rsidP="001115FF"/>
                      </w:txbxContent>
                    </v:textbox>
                  </v:shape>
                </v:group>
                <v:group id="Group 189" o:spid="_x0000_s1096" style="position:absolute;left:39936;top:7815;width:2115;height:2062" coordorigin="-29710,78588" coordsize="211516,206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">
                  <v:oval id="Elipse 103" o:spid="_x0000_s1097"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" fillcolor="#ffc000" stroked="f">
                    <v:shadow on="t" color="black" opacity="22937f" origin=",.5" offset="0,.63889mm"/>
                    <v:textbox>
                      <w:txbxContent>
                        <w:p w14:paraId="189FA55F" w14:textId="77777777" w:rsidR="001115FF" w:rsidRPr="004B4205" w:rsidRDefault="001115FF" w:rsidP="001115FF">
                          <w:pPr>
                            <w:spacing w:line="240" w:lineRule="auto"/>
                            <w:jc w:val="center"/>
                            <w:rPr>
                              <w:color w:val="404040" w:themeColor="text1" w:themeTint="BF"/>
                              <w:sz w:val="22"/>
                            </w:rPr>
                          </w:pPr>
                        </w:p>
                      </w:txbxContent>
                    </v:textbox>
                  </v:oval>
                  <v:shape id="Cuadro de texto 104" o:spid="_x0000_s1098"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" filled="f" stroked="f" strokeweight=".5pt">
                    <v:textbox>
                      <w:txbxContent>
                        <w:p w14:paraId="3F97F60B" w14:textId="77777777" w:rsidR="001115FF" w:rsidRDefault="001115FF" w:rsidP="001115FF">
                          <w:pPr>
                            <w:rPr>
                              <w:color w:val="FFFFFF" w:themeColor="background1"/>
                              <w:sz w:val="18"/>
                              <w:lang w:val="es-ES"/>
                            </w:rPr>
                          </w:pPr>
                          <w:r>
                            <w:rPr>
                              <w:color w:val="FFFFFF" w:themeColor="background1"/>
                              <w:sz w:val="18"/>
                              <w:lang w:val="es-ES"/>
                            </w:rPr>
                            <w:t>4</w:t>
                          </w:r>
                        </w:p>
                        <w:p w14:paraId="43C6D73E" w14:textId="77777777" w:rsidR="001115FF" w:rsidRDefault="001115FF" w:rsidP="001115FF"/>
                      </w:txbxContent>
                    </v:textbox>
                  </v:shape>
                </v:group>
                <v:group id="Group 192" o:spid="_x0000_s1099" style="position:absolute;left:35325;top:15083;width:2115;height:2062" coordorigin="-29710,78588" coordsize="211516,206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">
                  <v:oval id="Elipse 103" o:spid="_x0000_s1100"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" fillcolor="#ffc000" stroked="f">
                    <v:shadow on="t" color="black" opacity="22937f" origin=",.5" offset="0,.63889mm"/>
                    <v:textbox>
                      <w:txbxContent>
                        <w:p w14:paraId="4E9F00B9" w14:textId="77777777" w:rsidR="001115FF" w:rsidRPr="004B4205" w:rsidRDefault="001115FF" w:rsidP="001115FF">
                          <w:pPr>
                            <w:spacing w:line="240" w:lineRule="auto"/>
                            <w:jc w:val="center"/>
                            <w:rPr>
                              <w:color w:val="404040" w:themeColor="text1" w:themeTint="BF"/>
                              <w:sz w:val="22"/>
                            </w:rPr>
                          </w:pPr>
                        </w:p>
                      </w:txbxContent>
                    </v:textbox>
                  </v:oval>
                  <v:shape id="Cuadro de texto 104" o:spid="_x0000_s1101"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" filled="f" stroked="f" strokeweight=".5pt">
                    <v:textbox>
                      <w:txbxContent>
                        <w:p w14:paraId="44EBA8ED" w14:textId="77777777" w:rsidR="001115FF" w:rsidRDefault="001115FF" w:rsidP="001115FF">
                          <w:pPr>
                            <w:rPr>
                              <w:color w:val="FFFFFF" w:themeColor="background1"/>
                              <w:sz w:val="18"/>
                              <w:lang w:val="es-ES"/>
                            </w:rPr>
                          </w:pPr>
                          <w:r>
                            <w:rPr>
                              <w:color w:val="FFFFFF" w:themeColor="background1"/>
                              <w:sz w:val="18"/>
                              <w:lang w:val="es-ES"/>
                            </w:rPr>
                            <w:t>5</w:t>
                          </w:r>
                        </w:p>
                        <w:p w14:paraId="1FBC5F45" w14:textId="77777777" w:rsidR="001115FF" w:rsidRDefault="001115FF" w:rsidP="001115FF"/>
                      </w:txbxContent>
                    </v:textbox>
                  </v:shape>
                </v:group>
                <v:group id="Group 195" o:spid="_x0000_s1102" style="position:absolute;left:26826;top:21257;width:2114;height:2058" coordorigin="-29710,78588" coordsize="211516,206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">
                  <v:oval id="Elipse 103" o:spid="_x0000_s1103"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" fillcolor="#ffc000" stroked="f">
                    <v:shadow on="t" color="black" opacity="22937f" origin=",.5" offset="0,.63889mm"/>
                    <v:textbox>
                      <w:txbxContent>
                        <w:p w14:paraId="6CC46A01" w14:textId="77777777" w:rsidR="001115FF" w:rsidRPr="004B4205" w:rsidRDefault="001115FF" w:rsidP="001115FF">
                          <w:pPr>
                            <w:spacing w:line="240" w:lineRule="auto"/>
                            <w:jc w:val="center"/>
                            <w:rPr>
                              <w:color w:val="404040" w:themeColor="text1" w:themeTint="BF"/>
                              <w:sz w:val="22"/>
                            </w:rPr>
                          </w:pPr>
                        </w:p>
                      </w:txbxContent>
                    </v:textbox>
                  </v:oval>
                  <v:shape id="Cuadro de texto 104" o:spid="_x0000_s1104"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" filled="f" stroked="f" strokeweight=".5pt">
                    <v:textbox>
                      <w:txbxContent>
                        <w:p w14:paraId="4623904A" w14:textId="77777777" w:rsidR="001115FF" w:rsidRDefault="001115FF" w:rsidP="001115FF">
                          <w:pPr>
                            <w:rPr>
                              <w:color w:val="FFFFFF" w:themeColor="background1"/>
                              <w:sz w:val="18"/>
                              <w:lang w:val="es-ES"/>
                            </w:rPr>
                          </w:pPr>
                          <w:r>
                            <w:rPr>
                              <w:color w:val="FFFFFF" w:themeColor="background1"/>
                              <w:sz w:val="18"/>
                              <w:lang w:val="es-ES"/>
                            </w:rPr>
                            <w:t>6</w:t>
                          </w:r>
                        </w:p>
                        <w:p w14:paraId="5D633E53" w14:textId="77777777" w:rsidR="001115FF" w:rsidRDefault="001115FF" w:rsidP="001115FF"/>
                      </w:txbxContent>
                    </v:textbox>
                  </v:shape>
                </v:group>
                <v:group id="Group 1233125627" o:spid="_x0000_s1105" style="position:absolute;left:35892;top:21257;width:2114;height:2058" coordorigin="-29710,78588" coordsize="211516,206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">
                  <v:oval id="Elipse 103" o:spid="_x0000_s1106"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" fillcolor="#ffc000" stroked="f">
                    <v:shadow on="t" color="black" opacity="22937f" origin=",.5" offset="0,.63889mm"/>
                    <v:textbox>
                      <w:txbxContent>
                        <w:p w14:paraId="40F67A04" w14:textId="77777777" w:rsidR="001115FF" w:rsidRPr="004B4205" w:rsidRDefault="001115FF" w:rsidP="001115FF">
                          <w:pPr>
                            <w:spacing w:line="240" w:lineRule="auto"/>
                            <w:jc w:val="center"/>
                            <w:rPr>
                              <w:color w:val="404040" w:themeColor="text1" w:themeTint="BF"/>
                              <w:sz w:val="22"/>
                            </w:rPr>
                          </w:pPr>
                        </w:p>
                      </w:txbxContent>
                    </v:textbox>
                  </v:oval>
                  <v:shape id="Cuadro de texto 104" o:spid="_x0000_s1107"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" filled="f" stroked="f" strokeweight=".5pt">
                    <v:textbox>
                      <w:txbxContent>
                        <w:p w14:paraId="4AB3BF73" w14:textId="77777777" w:rsidR="001115FF" w:rsidRDefault="001115FF" w:rsidP="001115FF">
                          <w:r>
                            <w:rPr>
                              <w:color w:val="FFFFFF" w:themeColor="background1"/>
                              <w:sz w:val="18"/>
                              <w:lang w:val="es-ES"/>
                            </w:rPr>
                            <w:t>7</w:t>
                          </w:r>
                        </w:p>
                      </w:txbxContent>
                    </v:textbox>
                  </v:shape>
                </v:group>
                <v:group id="Group 201" o:spid="_x0000_s1108" style="position:absolute;left:34309;top:25712;width:2115;height:2062" coordorigin="-29710,78588" coordsize="211516,2061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">
                  <v:oval id="Elipse 103" o:spid="_x0000_s1109"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" fillcolor="#ffc000" stroked="f">
                    <v:shadow on="t" color="black" opacity="22937f" origin=",.5" offset="0,.63889mm"/>
                    <v:textbox>
                      <w:txbxContent>
                        <w:p w14:paraId="435ACF04" w14:textId="77777777" w:rsidR="001115FF" w:rsidRPr="004B4205" w:rsidRDefault="001115FF" w:rsidP="001115FF">
                          <w:pPr>
                            <w:spacing w:line="240" w:lineRule="auto"/>
                            <w:jc w:val="center"/>
                            <w:rPr>
                              <w:color w:val="404040" w:themeColor="text1" w:themeTint="BF"/>
                              <w:sz w:val="22"/>
                            </w:rPr>
                          </w:pPr>
                        </w:p>
                      </w:txbxContent>
                    </v:textbox>
                  </v:oval>
                  <v:shape id="Cuadro de texto 104" o:spid="_x0000_s1110" type="#_x0000_t202" style="position:absolute;left:-29710;top:78588;width:202565;height:203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" filled="f" stroked="f" strokeweight=".5pt">
                    <v:textbox>
                      <w:txbxContent>
                        <w:p w14:paraId="0DC4B6A1" w14:textId="77777777" w:rsidR="001115FF" w:rsidRDefault="001115FF" w:rsidP="001115FF">
                          <w:r>
                            <w:rPr>
                              <w:color w:val="FFFFFF" w:themeColor="background1"/>
                              <w:sz w:val="18"/>
                              <w:lang w:val="es-ES"/>
                            </w:rPr>
                            <w:t>8</w:t>
                          </w:r>
                        </w:p>
                      </w:txbxContent>
                    </v:textbox>
                  </v:shape>
                </v:group>
              </v:group>
            </w:pict>
          </mc:Fallback>
        </mc:AlternateContent>
      </w:r>
      <w:r w:rsidRPr="00D75984">
        <w:rPr>
          <w:noProof/>
          <w:lang w:val="en-GB"/>
        </w:rPr>
        <w:drawing>
          <wp:inline distT="0" distB="0" distL="0" distR="0" wp14:anchorId="3FDE08CA" wp14:editId="4403FB9C">
            <wp:extent cx="5723704" cy="3195320"/>
            <wp:effectExtent l="0" t="0" r="4445" b="5080"/>
            <wp:docPr id="330935963" name="Picture 33093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1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3704" cy="3195320"/>
                    </a:xfrm>
                    <a:prstGeom prst="rect">
                      <a:avLst/>
                    </a:prstGeom>
                  </pic:spPr>
                </pic:pic>
              </a:graphicData>
            </a:graphic>
          </wp:inline>
        </w:drawing>
      </w:r>
    </w:p>
    <w:p w14:paraId="78E9B0A7" w14:textId="6E10F726" w:rsidR="001115FF" w:rsidRDefault="001115FF" w:rsidP="001115FF">
      <w:pPr>
        <w:keepNext/>
        <w:jc w:val="center"/>
      </w:pPr>
    </w:p>
    <w:p w14:paraId="382AFE5D" w14:textId="53DD03D2" w:rsidR="001115FF" w:rsidRPr="00D75984" w:rsidRDefault="001115FF" w:rsidP="001115FF">
      <w:pPr>
        <w:pStyle w:val="Caption"/>
        <w:jc w:val="center"/>
        <w:rPr>
          <w:lang w:val="en-GB"/>
        </w:rPr>
      </w:pPr>
      <w:proofErr w:type="spellStart"/>
      <w:r>
        <w:t>Figure</w:t>
      </w:r>
      <w:proofErr w:type="spellEnd"/>
      <w:r>
        <w:t xml:space="preserve"> </w:t>
      </w:r>
      <w:r>
        <w:fldChar w:fldCharType="begin"/>
      </w:r>
      <w:r>
        <w:instrText xml:space="preserve"> SEQ Figure \* ARABIC </w:instrText>
      </w:r>
      <w:r>
        <w:fldChar w:fldCharType="separate"/>
      </w:r>
      <w:r w:rsidR="008133CF">
        <w:rPr>
          <w:noProof/>
        </w:rPr>
        <w:t>6</w:t>
      </w:r>
      <w:r>
        <w:rPr>
          <w:noProof/>
        </w:rPr>
        <w:fldChar w:fldCharType="end"/>
      </w:r>
      <w:r>
        <w:rPr>
          <w:noProof/>
        </w:rPr>
        <w:t>.</w:t>
      </w:r>
      <w:r>
        <w:t xml:space="preserve"> Organization </w:t>
      </w:r>
      <w:proofErr w:type="spellStart"/>
      <w:r>
        <w:t>administration</w:t>
      </w:r>
      <w:proofErr w:type="spellEnd"/>
    </w:p>
    <w:p w14:paraId="646D0DD3" w14:textId="77777777" w:rsidR="001115FF" w:rsidRPr="00D75984" w:rsidRDefault="001115FF" w:rsidP="001115FF">
      <w:pPr>
        <w:rPr>
          <w:lang w:val="en-GB"/>
        </w:rPr>
      </w:pPr>
    </w:p>
    <w:p w14:paraId="46B841E7" w14:textId="77777777" w:rsidR="001115FF" w:rsidRPr="007E0EDF" w:rsidRDefault="001115FF" w:rsidP="001115FF">
      <w:pPr>
        <w:rPr>
          <w:lang w:val="en-GB"/>
        </w:rPr>
      </w:pPr>
    </w:p>
    <w:p w14:paraId="615D71F5" w14:textId="77777777" w:rsidR="00AF059A" w:rsidRPr="00F96067" w:rsidRDefault="00AF059A" w:rsidP="00AF059A">
      <w:pPr>
        <w:rPr>
          <w:lang w:val="en-GB"/>
        </w:rPr>
      </w:pPr>
    </w:p>
    <w:p w14:paraId="58E9A0D7" w14:textId="77777777" w:rsidR="00AF059A" w:rsidRPr="00F96067" w:rsidRDefault="00AF059A" w:rsidP="00D75984">
      <w:pPr>
        <w:rPr>
          <w:lang w:val="en-GB"/>
        </w:rPr>
      </w:pPr>
    </w:p>
    <w:p w14:paraId="787507EA" w14:textId="5AA463DF" w:rsidR="0043734A" w:rsidRPr="00F96067" w:rsidRDefault="00D619F7">
      <w:pPr>
        <w:pStyle w:val="Heading2"/>
        <w:rPr>
          <w:lang w:val="en-GB"/>
        </w:rPr>
      </w:pPr>
      <w:bookmarkStart w:id="44" w:name="_Home_page"/>
      <w:bookmarkStart w:id="45" w:name="_Ref55384284"/>
      <w:bookmarkStart w:id="46" w:name="_Toc139976752"/>
      <w:bookmarkEnd w:id="44"/>
      <w:r>
        <w:rPr>
          <w:lang w:val="en-GB"/>
        </w:rPr>
        <w:t>Annotating view</w:t>
      </w:r>
      <w:bookmarkEnd w:id="45"/>
      <w:bookmarkEnd w:id="46"/>
    </w:p>
    <w:p w14:paraId="513AB9D6" w14:textId="16F04337" w:rsidR="00BD2C2F" w:rsidRDefault="00D619F7" w:rsidP="00D619F7">
      <w:pPr>
        <w:spacing w:after="240"/>
        <w:rPr>
          <w:lang w:val="en-GB"/>
        </w:rPr>
      </w:pPr>
      <w:r>
        <w:rPr>
          <w:lang w:val="en-GB"/>
        </w:rPr>
        <w:fldChar w:fldCharType="begin"/>
      </w:r>
      <w:r>
        <w:rPr>
          <w:lang w:val="en-GB"/>
        </w:rPr>
        <w:instrText xml:space="preserve"> REF _Ref55303967 \h </w:instrText>
      </w:r>
      <w:r>
        <w:rPr>
          <w:lang w:val="en-GB"/>
        </w:rPr>
      </w:r>
      <w:r>
        <w:rPr>
          <w:lang w:val="en-GB"/>
        </w:rPr>
        <w:fldChar w:fldCharType="separate"/>
      </w:r>
      <w:proofErr w:type="spellStart"/>
      <w:r w:rsidR="008133CF">
        <w:t>Figure</w:t>
      </w:r>
      <w:proofErr w:type="spellEnd"/>
      <w:r w:rsidR="008133CF">
        <w:t xml:space="preserve"> </w:t>
      </w:r>
      <w:r w:rsidR="008133CF">
        <w:rPr>
          <w:noProof/>
        </w:rPr>
        <w:t>7</w:t>
      </w:r>
      <w:r>
        <w:rPr>
          <w:lang w:val="en-GB"/>
        </w:rPr>
        <w:fldChar w:fldCharType="end"/>
      </w:r>
      <w:r w:rsidR="003C3691">
        <w:rPr>
          <w:lang w:val="en-GB"/>
        </w:rPr>
        <w:t xml:space="preserve"> </w:t>
      </w:r>
      <w:r w:rsidR="0036621D" w:rsidRPr="00F96067">
        <w:rPr>
          <w:lang w:val="en-GB"/>
        </w:rPr>
        <w:t xml:space="preserve">shows </w:t>
      </w:r>
      <w:r>
        <w:rPr>
          <w:lang w:val="en-GB"/>
        </w:rPr>
        <w:t>BAT</w:t>
      </w:r>
      <w:r w:rsidR="00C679D2" w:rsidRPr="00F96067">
        <w:rPr>
          <w:lang w:val="en-GB"/>
        </w:rPr>
        <w:t xml:space="preserve">’s </w:t>
      </w:r>
      <w:r w:rsidR="00B5431E">
        <w:rPr>
          <w:lang w:val="en-GB"/>
        </w:rPr>
        <w:t>annotating view</w:t>
      </w:r>
      <w:r w:rsidR="00C679D2" w:rsidRPr="00F96067">
        <w:rPr>
          <w:lang w:val="en-GB"/>
        </w:rPr>
        <w:t xml:space="preserve"> </w:t>
      </w:r>
      <w:r>
        <w:rPr>
          <w:lang w:val="en-GB"/>
        </w:rPr>
        <w:t>for a logged in user</w:t>
      </w:r>
      <w:r w:rsidR="00E474D2" w:rsidRPr="00F96067">
        <w:rPr>
          <w:lang w:val="en-GB"/>
        </w:rPr>
        <w:t xml:space="preserve">. </w:t>
      </w:r>
      <w:r>
        <w:rPr>
          <w:lang w:val="en-GB"/>
        </w:rPr>
        <w:t>If user is anonymous</w:t>
      </w:r>
      <w:r w:rsidR="003C3691">
        <w:rPr>
          <w:lang w:val="en-GB"/>
        </w:rPr>
        <w:t xml:space="preserve">, BAT allows to annotate a PDF and download it, but not to save it for later use. </w:t>
      </w:r>
    </w:p>
    <w:p w14:paraId="0DA70A6A" w14:textId="75EC2B5C" w:rsidR="00B5431E" w:rsidRDefault="00B5431E" w:rsidP="00D619F7">
      <w:pPr>
        <w:spacing w:after="240"/>
        <w:rPr>
          <w:lang w:val="en-GB"/>
        </w:rPr>
      </w:pPr>
      <w:r>
        <w:rPr>
          <w:lang w:val="en-GB"/>
        </w:rPr>
        <w:t>Annotated PDFs can be saved to be used in BoK Matching Tool (BMT) by other members of your organization, you can select it from the dropdown (1) when saving the Annotated PDF.</w:t>
      </w:r>
      <w:r w:rsidR="00E118DB">
        <w:rPr>
          <w:lang w:val="en-GB"/>
        </w:rPr>
        <w:t xml:space="preserve"> Division is not mandatory but can help organizing your content.</w:t>
      </w:r>
    </w:p>
    <w:p w14:paraId="4F2CB062" w14:textId="00485958" w:rsidR="00E118DB" w:rsidRDefault="00E118DB" w:rsidP="00D619F7">
      <w:pPr>
        <w:spacing w:after="240"/>
        <w:rPr>
          <w:lang w:val="en-GB"/>
        </w:rPr>
      </w:pPr>
      <w:r>
        <w:rPr>
          <w:lang w:val="en-GB"/>
        </w:rPr>
        <w:lastRenderedPageBreak/>
        <w:t xml:space="preserve">The visibility swich (2) determines if everybody can see the annotation from BMT or only people inside your </w:t>
      </w:r>
      <w:commentRangeStart w:id="47"/>
      <w:r>
        <w:rPr>
          <w:lang w:val="en-GB"/>
        </w:rPr>
        <w:t>organization</w:t>
      </w:r>
      <w:commentRangeEnd w:id="47"/>
      <w:r w:rsidR="00241692">
        <w:rPr>
          <w:rStyle w:val="CommentReference"/>
        </w:rPr>
        <w:commentReference w:id="47"/>
      </w:r>
      <w:r>
        <w:rPr>
          <w:lang w:val="en-GB"/>
        </w:rPr>
        <w:t>.</w:t>
      </w:r>
    </w:p>
    <w:p w14:paraId="53A9B24A" w14:textId="2F9C8918" w:rsidR="00B5431E" w:rsidRDefault="00B5431E" w:rsidP="00D619F7">
      <w:pPr>
        <w:spacing w:after="240"/>
        <w:rPr>
          <w:lang w:val="en-GB"/>
        </w:rPr>
      </w:pPr>
      <w:r>
        <w:rPr>
          <w:lang w:val="en-GB"/>
        </w:rPr>
        <w:t>The ‘Save’ button (</w:t>
      </w:r>
      <w:r w:rsidR="00E118DB">
        <w:rPr>
          <w:lang w:val="en-GB"/>
        </w:rPr>
        <w:t>3</w:t>
      </w:r>
      <w:r>
        <w:rPr>
          <w:lang w:val="en-GB"/>
        </w:rPr>
        <w:t xml:space="preserve">) makes the PDF available in the BMT and in ‘My </w:t>
      </w:r>
      <w:r w:rsidR="00014CFF">
        <w:rPr>
          <w:lang w:val="en-GB"/>
        </w:rPr>
        <w:t>annotated PDFs</w:t>
      </w:r>
      <w:r>
        <w:rPr>
          <w:lang w:val="en-GB"/>
        </w:rPr>
        <w:t xml:space="preserve">’, see section </w:t>
      </w:r>
      <w:r w:rsidR="00014CFF">
        <w:rPr>
          <w:lang w:val="en-GB"/>
        </w:rPr>
        <w:fldChar w:fldCharType="begin"/>
      </w:r>
      <w:r w:rsidR="00014CFF">
        <w:rPr>
          <w:lang w:val="en-GB"/>
        </w:rPr>
        <w:instrText xml:space="preserve"> REF _Ref55375658 \h </w:instrText>
      </w:r>
      <w:r w:rsidR="00014CFF">
        <w:rPr>
          <w:lang w:val="en-GB"/>
        </w:rPr>
      </w:r>
      <w:r w:rsidR="00014CFF">
        <w:rPr>
          <w:lang w:val="en-GB"/>
        </w:rPr>
        <w:fldChar w:fldCharType="separate"/>
      </w:r>
      <w:r w:rsidR="008133CF">
        <w:rPr>
          <w:lang w:val="en-GB"/>
        </w:rPr>
        <w:t>My annotated PDFs</w:t>
      </w:r>
      <w:r w:rsidR="008133CF" w:rsidRPr="00F96067">
        <w:rPr>
          <w:lang w:val="en-GB"/>
        </w:rPr>
        <w:t xml:space="preserve"> view</w:t>
      </w:r>
      <w:r w:rsidR="00014CFF">
        <w:rPr>
          <w:lang w:val="en-GB"/>
        </w:rPr>
        <w:fldChar w:fldCharType="end"/>
      </w:r>
      <w:r w:rsidR="00014CFF">
        <w:rPr>
          <w:lang w:val="en-GB"/>
        </w:rPr>
        <w:t>.</w:t>
      </w:r>
    </w:p>
    <w:p w14:paraId="0796E2ED" w14:textId="77777777" w:rsidR="00B5431E" w:rsidRDefault="00B5431E" w:rsidP="00D619F7">
      <w:pPr>
        <w:spacing w:after="240"/>
        <w:rPr>
          <w:color w:val="404040" w:themeColor="text1" w:themeTint="BF"/>
          <w:lang w:val="en-GB"/>
        </w:rPr>
      </w:pPr>
    </w:p>
    <w:p w14:paraId="4423651C" w14:textId="64D38BA6" w:rsidR="00D619F7" w:rsidRDefault="00E118DB" w:rsidP="001115FF">
      <w:pPr>
        <w:keepNext/>
        <w:spacing w:after="240"/>
        <w:jc w:val="center"/>
      </w:pPr>
      <w:ins w:id="48" w:author="Aida Monfort Muriach" w:date="2020-10-27T11:28:00Z">
        <w:r w:rsidRPr="00474C2C">
          <w:rPr>
            <w:noProof/>
          </w:rPr>
          <mc:AlternateContent>
            <mc:Choice Requires="wpg">
              <w:drawing>
                <wp:anchor distT="0" distB="0" distL="114300" distR="114300" simplePos="0" relativeHeight="251687424" behindDoc="0" locked="0" layoutInCell="1" allowOverlap="1" wp14:anchorId="073E570C" wp14:editId="4C86B439">
                  <wp:simplePos x="0" y="0"/>
                  <wp:positionH relativeFrom="column">
                    <wp:posOffset>5481176</wp:posOffset>
                  </wp:positionH>
                  <wp:positionV relativeFrom="paragraph">
                    <wp:posOffset>498237</wp:posOffset>
                  </wp:positionV>
                  <wp:extent cx="211455" cy="254000"/>
                  <wp:effectExtent l="0" t="0" r="4445" b="0"/>
                  <wp:wrapNone/>
                  <wp:docPr id="30" name="Group 30"/>
                  <wp:cNvGraphicFramePr/>
                  <a:graphic xmlns:a="http://schemas.openxmlformats.org/drawingml/2006/main">
                    <a:graphicData uri="http://schemas.microsoft.com/office/word/2010/wordprocessingGroup">
                      <wpg:wgp>
                        <wpg:cNvGrpSpPr/>
                        <wpg:grpSpPr>
                          <a:xfrm>
                            <a:off x="0" y="0"/>
                            <a:ext cx="211455" cy="254000"/>
                            <a:chOff x="-29710" y="78588"/>
                            <a:chExt cx="211516" cy="254000"/>
                          </a:xfrm>
                        </wpg:grpSpPr>
                        <wps:wsp>
                          <wps:cNvPr id="31"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A43A2E9" w14:textId="77777777" w:rsidR="00241692" w:rsidRPr="004B4205" w:rsidRDefault="00241692" w:rsidP="00B5431E">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uadro de texto 104"/>
                          <wps:cNvSpPr txBox="1"/>
                          <wps:spPr>
                            <a:xfrm>
                              <a:off x="-29710" y="78588"/>
                              <a:ext cx="211455" cy="254000"/>
                            </a:xfrm>
                            <a:prstGeom prst="rect">
                              <a:avLst/>
                            </a:prstGeom>
                            <a:noFill/>
                            <a:ln w="6350">
                              <a:noFill/>
                            </a:ln>
                          </wps:spPr>
                          <wps:txbx>
                            <w:txbxContent>
                              <w:p w14:paraId="7FCD8215" w14:textId="77777777" w:rsidR="00241692" w:rsidRPr="001B59F7" w:rsidRDefault="00241692" w:rsidP="00B5431E">
                                <w:pPr>
                                  <w:rPr>
                                    <w:color w:val="FFFFFF" w:themeColor="background1"/>
                                    <w:sz w:val="18"/>
                                    <w:lang w:val="es-ES"/>
                                  </w:rPr>
                                </w:pPr>
                                <w:r>
                                  <w:rPr>
                                    <w:color w:val="FFFFFF" w:themeColor="background1"/>
                                    <w:sz w:val="18"/>
                                    <w:lang w:val="es-ES"/>
                                  </w:rPr>
                                  <w:t>3</w:t>
                                </w:r>
                              </w:p>
                              <w:p w14:paraId="0A045DBD" w14:textId="77777777" w:rsidR="00241692" w:rsidRDefault="00241692" w:rsidP="00B543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3E570C" id="Group 30" o:spid="_x0000_s1111" style="position:absolute;left:0;text-align:left;margin-left:431.6pt;margin-top:39.25pt;width:16.65pt;height:20pt;z-index:251687424;mso-width-relative:margin;mso-height-relative:margin" coordorigin="-29710,78588" coordsize="211516,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">
                  <v:oval id="Elipse 103" o:spid="_x0000_s1112"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" fillcolor="#ffc000" stroked="f">
                    <v:shadow on="t" color="black" opacity="22937f" origin=",.5" offset="0,.63889mm"/>
                    <v:textbox>
                      <w:txbxContent>
                        <w:p w14:paraId="2A43A2E9" w14:textId="77777777" w:rsidR="00241692" w:rsidRPr="004B4205" w:rsidRDefault="00241692" w:rsidP="00B5431E">
                          <w:pPr>
                            <w:jc w:val="center"/>
                            <w:rPr>
                              <w:color w:val="404040" w:themeColor="text1" w:themeTint="BF"/>
                              <w:sz w:val="22"/>
                            </w:rPr>
                          </w:pPr>
                        </w:p>
                      </w:txbxContent>
                    </v:textbox>
                  </v:oval>
                  <v:shape id="Cuadro de texto 104" o:spid="_x0000_s1113" type="#_x0000_t202" style="position:absolute;left:-29710;top:78588;width:211455;height:254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7FCD8215" w14:textId="77777777" w:rsidR="00241692" w:rsidRPr="001B59F7" w:rsidRDefault="00241692" w:rsidP="00B5431E">
                          <w:pPr>
                            <w:rPr>
                              <w:color w:val="FFFFFF" w:themeColor="background1"/>
                              <w:sz w:val="18"/>
                              <w:lang w:val="es-ES"/>
                            </w:rPr>
                          </w:pPr>
                          <w:r>
                            <w:rPr>
                              <w:color w:val="FFFFFF" w:themeColor="background1"/>
                              <w:sz w:val="18"/>
                              <w:lang w:val="es-ES"/>
                            </w:rPr>
                            <w:t>3</w:t>
                          </w:r>
                        </w:p>
                        <w:p w14:paraId="0A045DBD" w14:textId="77777777" w:rsidR="00241692" w:rsidRDefault="00241692" w:rsidP="00B5431E"/>
                      </w:txbxContent>
                    </v:textbox>
                  </v:shape>
                </v:group>
              </w:pict>
            </mc:Fallback>
          </mc:AlternateContent>
        </w:r>
      </w:ins>
      <w:ins w:id="49" w:author="Aida Monfort Muriach" w:date="2020-10-27T11:27:00Z">
        <w:r w:rsidRPr="00474C2C">
          <w:rPr>
            <w:noProof/>
          </w:rPr>
          <mc:AlternateContent>
            <mc:Choice Requires="wpg">
              <w:drawing>
                <wp:anchor distT="0" distB="0" distL="114300" distR="114300" simplePos="0" relativeHeight="251685376" behindDoc="0" locked="0" layoutInCell="1" allowOverlap="1" wp14:anchorId="0BD97869" wp14:editId="04B5C657">
                  <wp:simplePos x="0" y="0"/>
                  <wp:positionH relativeFrom="column">
                    <wp:posOffset>4843568</wp:posOffset>
                  </wp:positionH>
                  <wp:positionV relativeFrom="paragraph">
                    <wp:posOffset>1261957</wp:posOffset>
                  </wp:positionV>
                  <wp:extent cx="211455" cy="231140"/>
                  <wp:effectExtent l="0" t="0" r="4445" b="0"/>
                  <wp:wrapNone/>
                  <wp:docPr id="18" name="Group 27"/>
                  <wp:cNvGraphicFramePr/>
                  <a:graphic xmlns:a="http://schemas.openxmlformats.org/drawingml/2006/main">
                    <a:graphicData uri="http://schemas.microsoft.com/office/word/2010/wordprocessingGroup">
                      <wpg:wgp>
                        <wpg:cNvGrpSpPr/>
                        <wpg:grpSpPr>
                          <a:xfrm>
                            <a:off x="0" y="0"/>
                            <a:ext cx="211455" cy="231140"/>
                            <a:chOff x="-29710" y="78588"/>
                            <a:chExt cx="211516" cy="231626"/>
                          </a:xfrm>
                        </wpg:grpSpPr>
                        <wps:wsp>
                          <wps:cNvPr id="19"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056A37D0" w14:textId="77777777" w:rsidR="00241692" w:rsidRPr="004B4205" w:rsidRDefault="00241692" w:rsidP="00B5431E">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adro de texto 104"/>
                          <wps:cNvSpPr txBox="1"/>
                          <wps:spPr>
                            <a:xfrm>
                              <a:off x="-29710" y="78588"/>
                              <a:ext cx="202565" cy="231626"/>
                            </a:xfrm>
                            <a:prstGeom prst="rect">
                              <a:avLst/>
                            </a:prstGeom>
                            <a:noFill/>
                            <a:ln w="6350">
                              <a:noFill/>
                            </a:ln>
                          </wps:spPr>
                          <wps:txbx>
                            <w:txbxContent>
                              <w:p w14:paraId="33A22614" w14:textId="77777777" w:rsidR="00241692" w:rsidRPr="001B59F7" w:rsidRDefault="00241692" w:rsidP="00B5431E">
                                <w:pPr>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D97869" id="Group 27" o:spid="_x0000_s1114" style="position:absolute;left:0;text-align:left;margin-left:381.4pt;margin-top:99.35pt;width:16.65pt;height:18.2pt;z-index:251685376;mso-width-relative:margin;mso-height-relative:margin" coordorigin="-29710,78588" coordsize="211516,2316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">
                  <v:oval id="Elipse 103" o:spid="_x0000_s1115"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" fillcolor="#ffc000" stroked="f">
                    <v:shadow on="t" color="black" opacity="22937f" origin=",.5" offset="0,.63889mm"/>
                    <v:textbox>
                      <w:txbxContent>
                        <w:p w14:paraId="056A37D0" w14:textId="77777777" w:rsidR="00241692" w:rsidRPr="004B4205" w:rsidRDefault="00241692" w:rsidP="00B5431E">
                          <w:pPr>
                            <w:jc w:val="center"/>
                            <w:rPr>
                              <w:color w:val="404040" w:themeColor="text1" w:themeTint="BF"/>
                              <w:sz w:val="22"/>
                            </w:rPr>
                          </w:pPr>
                        </w:p>
                      </w:txbxContent>
                    </v:textbox>
                  </v:oval>
                  <v:shape id="Cuadro de texto 104" o:spid="_x0000_s1116" type="#_x0000_t202" style="position:absolute;left:-29710;top:78588;width:202565;height:231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" filled="f" stroked="f" strokeweight=".5pt">
                    <v:textbox>
                      <w:txbxContent>
                        <w:p w14:paraId="33A22614" w14:textId="77777777" w:rsidR="00241692" w:rsidRPr="001B59F7" w:rsidRDefault="00241692" w:rsidP="00B5431E">
                          <w:pPr>
                            <w:rPr>
                              <w:color w:val="FFFFFF" w:themeColor="background1"/>
                              <w:sz w:val="18"/>
                              <w:lang w:val="es-ES"/>
                            </w:rPr>
                          </w:pPr>
                          <w:r>
                            <w:rPr>
                              <w:color w:val="FFFFFF" w:themeColor="background1"/>
                              <w:sz w:val="18"/>
                              <w:lang w:val="es-ES"/>
                            </w:rPr>
                            <w:t>2</w:t>
                          </w:r>
                        </w:p>
                      </w:txbxContent>
                    </v:textbox>
                  </v:shape>
                </v:group>
              </w:pict>
            </mc:Fallback>
          </mc:AlternateContent>
        </w:r>
      </w:ins>
      <w:ins w:id="50" w:author="Aida Monfort Muriach" w:date="2020-10-27T11:30:00Z">
        <w:r w:rsidR="00B5431E" w:rsidRPr="00474C2C">
          <w:rPr>
            <w:noProof/>
          </w:rPr>
          <mc:AlternateContent>
            <mc:Choice Requires="wpg">
              <w:drawing>
                <wp:anchor distT="0" distB="0" distL="114300" distR="114300" simplePos="0" relativeHeight="251689472" behindDoc="0" locked="0" layoutInCell="1" allowOverlap="1" wp14:anchorId="51A99F13" wp14:editId="66BCC685">
                  <wp:simplePos x="0" y="0"/>
                  <wp:positionH relativeFrom="column">
                    <wp:posOffset>2726266</wp:posOffset>
                  </wp:positionH>
                  <wp:positionV relativeFrom="paragraph">
                    <wp:posOffset>3072765</wp:posOffset>
                  </wp:positionV>
                  <wp:extent cx="211455" cy="273050"/>
                  <wp:effectExtent l="0" t="0" r="4445" b="0"/>
                  <wp:wrapNone/>
                  <wp:docPr id="34" name="Group 34"/>
                  <wp:cNvGraphicFramePr/>
                  <a:graphic xmlns:a="http://schemas.openxmlformats.org/drawingml/2006/main">
                    <a:graphicData uri="http://schemas.microsoft.com/office/word/2010/wordprocessingGroup">
                      <wpg:wgp>
                        <wpg:cNvGrpSpPr/>
                        <wpg:grpSpPr>
                          <a:xfrm>
                            <a:off x="0" y="0"/>
                            <a:ext cx="211455" cy="273050"/>
                            <a:chOff x="-29710" y="78588"/>
                            <a:chExt cx="211516" cy="273474"/>
                          </a:xfrm>
                        </wpg:grpSpPr>
                        <wps:wsp>
                          <wps:cNvPr id="3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DD54E4D" w14:textId="77777777" w:rsidR="00241692" w:rsidRPr="004B4205" w:rsidRDefault="00241692" w:rsidP="00B5431E">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uadro de texto 104"/>
                          <wps:cNvSpPr txBox="1"/>
                          <wps:spPr>
                            <a:xfrm>
                              <a:off x="-29710" y="78588"/>
                              <a:ext cx="211455" cy="273474"/>
                            </a:xfrm>
                            <a:prstGeom prst="rect">
                              <a:avLst/>
                            </a:prstGeom>
                            <a:noFill/>
                            <a:ln w="6350">
                              <a:noFill/>
                            </a:ln>
                          </wps:spPr>
                          <wps:txbx>
                            <w:txbxContent>
                              <w:p w14:paraId="6B29B1E8" w14:textId="77777777" w:rsidR="00241692" w:rsidRDefault="00241692" w:rsidP="00B5431E">
                                <w:pPr>
                                  <w:rPr>
                                    <w:color w:val="FFFFFF" w:themeColor="background1"/>
                                    <w:sz w:val="18"/>
                                    <w:lang w:val="es-ES"/>
                                  </w:rPr>
                                </w:pPr>
                                <w:r>
                                  <w:rPr>
                                    <w:color w:val="FFFFFF" w:themeColor="background1"/>
                                    <w:sz w:val="18"/>
                                    <w:lang w:val="es-ES"/>
                                  </w:rPr>
                                  <w:t>4</w:t>
                                </w:r>
                              </w:p>
                              <w:p w14:paraId="399AEFE1" w14:textId="77777777" w:rsidR="00241692" w:rsidRDefault="00241692" w:rsidP="00B543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A99F13" id="Group 34" o:spid="_x0000_s1117" style="position:absolute;left:0;text-align:left;margin-left:214.65pt;margin-top:241.95pt;width:16.65pt;height:21.5pt;z-index:251689472;mso-width-relative:margin;mso-height-relative:margin" coordorigin="-29710,78588" coordsize="211516,2734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">
                  <v:oval id="Elipse 103" o:spid="_x0000_s1118"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" fillcolor="#ffc000" stroked="f">
                    <v:shadow on="t" color="black" opacity="22937f" origin=",.5" offset="0,.63889mm"/>
                    <v:textbox>
                      <w:txbxContent>
                        <w:p w14:paraId="2DD54E4D" w14:textId="77777777" w:rsidR="00241692" w:rsidRPr="004B4205" w:rsidRDefault="00241692" w:rsidP="00B5431E">
                          <w:pPr>
                            <w:jc w:val="center"/>
                            <w:rPr>
                              <w:color w:val="404040" w:themeColor="text1" w:themeTint="BF"/>
                              <w:sz w:val="22"/>
                            </w:rPr>
                          </w:pPr>
                        </w:p>
                      </w:txbxContent>
                    </v:textbox>
                  </v:oval>
                  <v:shape id="Cuadro de texto 104" o:spid="_x0000_s1119" type="#_x0000_t202" style="position:absolute;left:-29710;top:78588;width:211455;height:273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6B29B1E8" w14:textId="77777777" w:rsidR="00241692" w:rsidRDefault="00241692" w:rsidP="00B5431E">
                          <w:pPr>
                            <w:rPr>
                              <w:color w:val="FFFFFF" w:themeColor="background1"/>
                              <w:sz w:val="18"/>
                              <w:lang w:val="es-ES"/>
                            </w:rPr>
                          </w:pPr>
                          <w:r>
                            <w:rPr>
                              <w:color w:val="FFFFFF" w:themeColor="background1"/>
                              <w:sz w:val="18"/>
                              <w:lang w:val="es-ES"/>
                            </w:rPr>
                            <w:t>4</w:t>
                          </w:r>
                        </w:p>
                        <w:p w14:paraId="399AEFE1" w14:textId="77777777" w:rsidR="00241692" w:rsidRDefault="00241692" w:rsidP="00B5431E"/>
                      </w:txbxContent>
                    </v:textbox>
                  </v:shape>
                </v:group>
              </w:pict>
            </mc:Fallback>
          </mc:AlternateContent>
        </w:r>
      </w:ins>
      <w:ins w:id="51" w:author="Aida Monfort Muriach" w:date="2020-10-27T11:27:00Z">
        <w:r w:rsidR="00B5431E" w:rsidRPr="00474C2C">
          <w:rPr>
            <w:noProof/>
          </w:rPr>
          <mc:AlternateContent>
            <mc:Choice Requires="wpg">
              <w:drawing>
                <wp:anchor distT="0" distB="0" distL="114300" distR="114300" simplePos="0" relativeHeight="251683328" behindDoc="0" locked="0" layoutInCell="1" allowOverlap="1" wp14:anchorId="04A8CA89" wp14:editId="364B602F">
                  <wp:simplePos x="0" y="0"/>
                  <wp:positionH relativeFrom="column">
                    <wp:posOffset>2361988</wp:posOffset>
                  </wp:positionH>
                  <wp:positionV relativeFrom="paragraph">
                    <wp:posOffset>474980</wp:posOffset>
                  </wp:positionV>
                  <wp:extent cx="245110" cy="247650"/>
                  <wp:effectExtent l="0" t="0" r="0" b="0"/>
                  <wp:wrapNone/>
                  <wp:docPr id="10" name="Group 24"/>
                  <wp:cNvGraphicFramePr/>
                  <a:graphic xmlns:a="http://schemas.openxmlformats.org/drawingml/2006/main">
                    <a:graphicData uri="http://schemas.microsoft.com/office/word/2010/wordprocessingGroup">
                      <wpg:wgp>
                        <wpg:cNvGrpSpPr/>
                        <wpg:grpSpPr>
                          <a:xfrm>
                            <a:off x="0" y="0"/>
                            <a:ext cx="245110" cy="247650"/>
                            <a:chOff x="-29710" y="78588"/>
                            <a:chExt cx="245261" cy="248075"/>
                          </a:xfrm>
                        </wpg:grpSpPr>
                        <wps:wsp>
                          <wps:cNvPr id="1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D76666C" w14:textId="77777777" w:rsidR="00241692" w:rsidRPr="004B4205" w:rsidRDefault="00241692" w:rsidP="00B5431E">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uadro de texto 104"/>
                          <wps:cNvSpPr txBox="1"/>
                          <wps:spPr>
                            <a:xfrm>
                              <a:off x="-29710" y="78588"/>
                              <a:ext cx="245261" cy="248075"/>
                            </a:xfrm>
                            <a:prstGeom prst="rect">
                              <a:avLst/>
                            </a:prstGeom>
                            <a:noFill/>
                            <a:ln w="6350">
                              <a:noFill/>
                            </a:ln>
                          </wps:spPr>
                          <wps:txbx>
                            <w:txbxContent>
                              <w:p w14:paraId="19EB1D6E" w14:textId="77777777" w:rsidR="00241692" w:rsidRPr="00F14E9D" w:rsidRDefault="00241692" w:rsidP="00B5431E">
                                <w:pPr>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A8CA89" id="Group 24" o:spid="_x0000_s1120" style="position:absolute;left:0;text-align:left;margin-left:186pt;margin-top:37.4pt;width:19.3pt;height:19.5pt;z-index:251683328;mso-width-relative:margin;mso-height-relative:margin" coordorigin="-29710,78588" coordsize="245261,2480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">
                  <v:oval id="Elipse 103" o:spid="_x0000_s1121"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" fillcolor="#ffc000" stroked="f">
                    <v:shadow on="t" color="black" opacity="22937f" origin=",.5" offset="0,.63889mm"/>
                    <v:textbox>
                      <w:txbxContent>
                        <w:p w14:paraId="4D76666C" w14:textId="77777777" w:rsidR="00241692" w:rsidRPr="004B4205" w:rsidRDefault="00241692" w:rsidP="00B5431E">
                          <w:pPr>
                            <w:jc w:val="center"/>
                            <w:rPr>
                              <w:color w:val="404040" w:themeColor="text1" w:themeTint="BF"/>
                              <w:sz w:val="22"/>
                            </w:rPr>
                          </w:pPr>
                        </w:p>
                      </w:txbxContent>
                    </v:textbox>
                  </v:oval>
                  <v:shape id="Cuadro de texto 104" o:spid="_x0000_s1122" type="#_x0000_t202" style="position:absolute;left:-29710;top:78588;width:245261;height:248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GMNyQAAAOA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" filled="f" stroked="f" strokeweight=".5pt">
                    <v:textbox>
                      <w:txbxContent>
                        <w:p w14:paraId="19EB1D6E" w14:textId="77777777" w:rsidR="00241692" w:rsidRPr="00F14E9D" w:rsidRDefault="00241692" w:rsidP="00B5431E">
                          <w:pPr>
                            <w:rPr>
                              <w:color w:val="FFFFFF" w:themeColor="background1"/>
                              <w:sz w:val="18"/>
                            </w:rPr>
                          </w:pPr>
                          <w:r w:rsidRPr="00F14E9D">
                            <w:rPr>
                              <w:color w:val="FFFFFF" w:themeColor="background1"/>
                              <w:sz w:val="18"/>
                            </w:rPr>
                            <w:t>1</w:t>
                          </w:r>
                        </w:p>
                      </w:txbxContent>
                    </v:textbox>
                  </v:shape>
                </v:group>
              </w:pict>
            </mc:Fallback>
          </mc:AlternateContent>
        </w:r>
      </w:ins>
      <w:r w:rsidR="00D619F7">
        <w:rPr>
          <w:noProof/>
          <w:color w:val="404040" w:themeColor="text1" w:themeTint="BF"/>
          <w:lang w:val="en-GB"/>
        </w:rPr>
        <w:drawing>
          <wp:inline distT="0" distB="0" distL="0" distR="0" wp14:anchorId="697E207A" wp14:editId="03EBDFE5">
            <wp:extent cx="5462649" cy="34848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2649" cy="3484880"/>
                    </a:xfrm>
                    <a:prstGeom prst="rect">
                      <a:avLst/>
                    </a:prstGeom>
                  </pic:spPr>
                </pic:pic>
              </a:graphicData>
            </a:graphic>
          </wp:inline>
        </w:drawing>
      </w:r>
    </w:p>
    <w:p w14:paraId="48788879" w14:textId="4D935E34" w:rsidR="00D619F7" w:rsidRDefault="00D619F7" w:rsidP="00D619F7">
      <w:pPr>
        <w:pStyle w:val="Caption"/>
        <w:jc w:val="center"/>
        <w:rPr>
          <w:color w:val="404040" w:themeColor="text1" w:themeTint="BF"/>
          <w:lang w:val="en-GB"/>
        </w:rPr>
      </w:pPr>
      <w:bookmarkStart w:id="52" w:name="_Ref55303967"/>
      <w:proofErr w:type="spellStart"/>
      <w:r>
        <w:t>Figure</w:t>
      </w:r>
      <w:proofErr w:type="spellEnd"/>
      <w:r>
        <w:t xml:space="preserve"> </w:t>
      </w:r>
      <w:fldSimple w:instr=" SEQ Figure \* ARABIC ">
        <w:r w:rsidR="008133CF">
          <w:rPr>
            <w:noProof/>
          </w:rPr>
          <w:t>7</w:t>
        </w:r>
      </w:fldSimple>
      <w:bookmarkEnd w:id="52"/>
      <w:r w:rsidR="001115FF">
        <w:rPr>
          <w:noProof/>
        </w:rPr>
        <w:t>.</w:t>
      </w:r>
      <w:r>
        <w:t xml:space="preserve"> General </w:t>
      </w:r>
      <w:proofErr w:type="spellStart"/>
      <w:r>
        <w:t>information</w:t>
      </w:r>
      <w:proofErr w:type="spellEnd"/>
      <w:r>
        <w:t xml:space="preserve"> to </w:t>
      </w:r>
      <w:proofErr w:type="spellStart"/>
      <w:r>
        <w:t>annotate</w:t>
      </w:r>
      <w:proofErr w:type="spellEnd"/>
      <w:r>
        <w:t xml:space="preserve"> a PDF</w:t>
      </w:r>
    </w:p>
    <w:p w14:paraId="69AAFB6D" w14:textId="5F7C7297" w:rsidR="00D619F7" w:rsidRDefault="00D619F7" w:rsidP="00D619F7">
      <w:pPr>
        <w:spacing w:after="240"/>
        <w:rPr>
          <w:color w:val="404040" w:themeColor="text1" w:themeTint="BF"/>
          <w:lang w:val="en-GB"/>
        </w:rPr>
      </w:pPr>
    </w:p>
    <w:p w14:paraId="4444FD92" w14:textId="25C0A767" w:rsidR="00D619F7" w:rsidRDefault="00D619F7" w:rsidP="00D619F7">
      <w:pPr>
        <w:spacing w:after="240"/>
        <w:rPr>
          <w:color w:val="404040" w:themeColor="text1" w:themeTint="BF"/>
          <w:lang w:val="en-GB"/>
        </w:rPr>
      </w:pPr>
    </w:p>
    <w:p w14:paraId="6AE2DA54" w14:textId="77777777" w:rsidR="00D619F7" w:rsidRPr="00F96067" w:rsidRDefault="00D619F7" w:rsidP="00D619F7">
      <w:pPr>
        <w:spacing w:after="240"/>
        <w:rPr>
          <w:lang w:val="en-GB"/>
        </w:rPr>
      </w:pPr>
    </w:p>
    <w:p w14:paraId="4E6BBAF8" w14:textId="77777777" w:rsidR="003E468C" w:rsidRPr="00F96067" w:rsidRDefault="003E468C" w:rsidP="00D04222">
      <w:pPr>
        <w:spacing w:after="240"/>
        <w:rPr>
          <w:vanish/>
          <w:lang w:val="en-GB"/>
          <w:specVanish/>
        </w:rPr>
      </w:pPr>
      <w:r w:rsidRPr="00F96067">
        <w:rPr>
          <w:lang w:val="en-GB"/>
        </w:rPr>
        <w:t xml:space="preserve">To </w:t>
      </w:r>
    </w:p>
    <w:p w14:paraId="10C3189B" w14:textId="77777777" w:rsidR="00241692" w:rsidRPr="00241692" w:rsidRDefault="003E468C" w:rsidP="003E468C">
      <w:pPr>
        <w:pStyle w:val="Heading4"/>
        <w:rPr>
          <w:vanish/>
          <w:lang w:val="en-GB"/>
          <w:specVanish/>
        </w:rPr>
      </w:pPr>
      <w:r w:rsidRPr="00F96067">
        <w:rPr>
          <w:lang w:val="en-GB"/>
        </w:rPr>
        <w:t xml:space="preserve"> </w:t>
      </w:r>
    </w:p>
    <w:p w14:paraId="4813F640" w14:textId="63301720" w:rsidR="003E468C" w:rsidRPr="00241692" w:rsidRDefault="00241692" w:rsidP="00241692">
      <w:pPr>
        <w:pStyle w:val="Indiceentexto"/>
        <w:rPr>
          <w:vanish/>
          <w:specVanish/>
        </w:rPr>
      </w:pPr>
      <w:r>
        <w:t xml:space="preserve"> </w:t>
      </w:r>
      <w:bookmarkStart w:id="53" w:name="_Toc139976753"/>
      <w:r w:rsidR="003C3691">
        <w:t>upload a PDF</w:t>
      </w:r>
      <w:bookmarkEnd w:id="53"/>
    </w:p>
    <w:p w14:paraId="67E40F53" w14:textId="46F40B54" w:rsidR="00241692" w:rsidRPr="00241692" w:rsidRDefault="00241692" w:rsidP="00241692">
      <w:pPr>
        <w:rPr>
          <w:vanish/>
          <w:lang w:val="en-GB"/>
          <w:specVanish/>
        </w:rPr>
      </w:pPr>
      <w:r>
        <w:rPr>
          <w:lang w:val="en-GB"/>
        </w:rPr>
        <w:t xml:space="preserve"> </w:t>
      </w:r>
    </w:p>
    <w:p w14:paraId="6F475E4F" w14:textId="5368A21C" w:rsidR="00C735D5" w:rsidRPr="00F96067" w:rsidRDefault="003E468C" w:rsidP="00D04222">
      <w:pPr>
        <w:spacing w:after="240"/>
        <w:rPr>
          <w:lang w:val="en-GB"/>
        </w:rPr>
      </w:pPr>
      <w:r w:rsidRPr="00F96067">
        <w:rPr>
          <w:lang w:val="en-GB"/>
        </w:rPr>
        <w:t xml:space="preserve"> , </w:t>
      </w:r>
      <w:r w:rsidR="00E118DB">
        <w:rPr>
          <w:lang w:val="en-GB"/>
        </w:rPr>
        <w:t>click</w:t>
      </w:r>
      <w:r w:rsidR="00D04222" w:rsidRPr="00F96067">
        <w:rPr>
          <w:lang w:val="en-GB"/>
        </w:rPr>
        <w:t xml:space="preserve"> ‘</w:t>
      </w:r>
      <w:r w:rsidR="00E118DB">
        <w:rPr>
          <w:lang w:val="en-GB"/>
        </w:rPr>
        <w:t>Browse’ button (4) and select a PDF file from the computer.</w:t>
      </w:r>
      <w:r w:rsidR="00D04222" w:rsidRPr="00F96067">
        <w:rPr>
          <w:lang w:val="en-GB"/>
        </w:rPr>
        <w:t xml:space="preserve"> </w:t>
      </w:r>
      <w:r w:rsidR="00E118DB">
        <w:rPr>
          <w:lang w:val="en-GB"/>
        </w:rPr>
        <w:t>Then you can add annotations to it.</w:t>
      </w:r>
    </w:p>
    <w:p w14:paraId="7CA1D851" w14:textId="39B7F5C4" w:rsidR="0057757C" w:rsidRPr="00F96067" w:rsidRDefault="0057757C" w:rsidP="00D04222">
      <w:pPr>
        <w:spacing w:after="240"/>
        <w:rPr>
          <w:vanish/>
          <w:lang w:val="en-GB"/>
          <w:specVanish/>
        </w:rPr>
      </w:pPr>
      <w:r w:rsidRPr="00F96067">
        <w:rPr>
          <w:lang w:val="en-GB"/>
        </w:rPr>
        <w:t>To</w:t>
      </w:r>
    </w:p>
    <w:p w14:paraId="1DC99B30" w14:textId="77777777" w:rsidR="00241692" w:rsidRPr="00241692" w:rsidRDefault="0057757C" w:rsidP="0057757C">
      <w:pPr>
        <w:pStyle w:val="Heading4"/>
        <w:rPr>
          <w:vanish/>
          <w:lang w:val="en-GB"/>
          <w:specVanish/>
        </w:rPr>
      </w:pPr>
      <w:r w:rsidRPr="00F96067">
        <w:rPr>
          <w:lang w:val="en-GB"/>
        </w:rPr>
        <w:t xml:space="preserve"> </w:t>
      </w:r>
    </w:p>
    <w:p w14:paraId="2F22B44E" w14:textId="1B2DE181" w:rsidR="0057757C" w:rsidRPr="00F96067" w:rsidRDefault="00241692" w:rsidP="00241692">
      <w:pPr>
        <w:pStyle w:val="Indiceentexto"/>
        <w:rPr>
          <w:vanish/>
          <w:specVanish/>
        </w:rPr>
      </w:pPr>
      <w:r>
        <w:t xml:space="preserve"> </w:t>
      </w:r>
      <w:bookmarkStart w:id="54" w:name="_Toc139976754"/>
      <w:r w:rsidR="00E118DB">
        <w:t>add annotations to a PDF</w:t>
      </w:r>
      <w:bookmarkEnd w:id="54"/>
    </w:p>
    <w:p w14:paraId="49765614" w14:textId="77777777" w:rsidR="00241692" w:rsidRPr="00241692" w:rsidRDefault="0057757C" w:rsidP="00241692">
      <w:pPr>
        <w:pStyle w:val="Indiceentexto"/>
        <w:rPr>
          <w:vanish/>
          <w:specVanish/>
        </w:rPr>
      </w:pPr>
      <w:r w:rsidRPr="00F96067">
        <w:t xml:space="preserve"> </w:t>
      </w:r>
    </w:p>
    <w:p w14:paraId="3112A7CD" w14:textId="4CA8EBC6" w:rsidR="00E118DB" w:rsidRDefault="00241692" w:rsidP="00D04222">
      <w:pPr>
        <w:spacing w:after="240"/>
        <w:rPr>
          <w:lang w:val="en-GB"/>
        </w:rPr>
      </w:pPr>
      <w:r>
        <w:rPr>
          <w:lang w:val="en-GB"/>
        </w:rPr>
        <w:t xml:space="preserve"> </w:t>
      </w:r>
      <w:r w:rsidR="0057757C" w:rsidRPr="00F96067">
        <w:rPr>
          <w:lang w:val="en-GB"/>
        </w:rPr>
        <w:t xml:space="preserve">, </w:t>
      </w:r>
      <w:r w:rsidR="00014CFF">
        <w:rPr>
          <w:lang w:val="en-GB"/>
        </w:rPr>
        <w:t>(</w:t>
      </w:r>
      <w:r w:rsidR="00014CFF">
        <w:rPr>
          <w:lang w:val="en-GB"/>
        </w:rPr>
        <w:fldChar w:fldCharType="begin"/>
      </w:r>
      <w:r w:rsidR="00014CFF">
        <w:rPr>
          <w:lang w:val="en-GB"/>
        </w:rPr>
        <w:instrText xml:space="preserve"> REF _Ref55375363 \h </w:instrText>
      </w:r>
      <w:r w:rsidR="00014CFF">
        <w:rPr>
          <w:lang w:val="en-GB"/>
        </w:rPr>
      </w:r>
      <w:r w:rsidR="00014CFF">
        <w:rPr>
          <w:lang w:val="en-GB"/>
        </w:rPr>
        <w:fldChar w:fldCharType="separate"/>
      </w:r>
      <w:proofErr w:type="spellStart"/>
      <w:r w:rsidR="008133CF">
        <w:t>Figure</w:t>
      </w:r>
      <w:proofErr w:type="spellEnd"/>
      <w:r w:rsidR="008133CF">
        <w:t xml:space="preserve"> </w:t>
      </w:r>
      <w:r w:rsidR="008133CF">
        <w:rPr>
          <w:noProof/>
        </w:rPr>
        <w:t>8</w:t>
      </w:r>
      <w:r w:rsidR="00014CFF">
        <w:rPr>
          <w:lang w:val="en-GB"/>
        </w:rPr>
        <w:fldChar w:fldCharType="end"/>
      </w:r>
      <w:r w:rsidR="00014CFF">
        <w:rPr>
          <w:lang w:val="en-GB"/>
        </w:rPr>
        <w:t xml:space="preserve">) </w:t>
      </w:r>
      <w:r w:rsidR="00E118DB">
        <w:rPr>
          <w:lang w:val="en-GB"/>
        </w:rPr>
        <w:t>browse the Body of Knowledge either graphically, clicking on the concepts, or textually, clicking on the links to sub/</w:t>
      </w:r>
      <w:proofErr w:type="spellStart"/>
      <w:r w:rsidR="00E118DB">
        <w:rPr>
          <w:lang w:val="en-GB"/>
        </w:rPr>
        <w:t>superconcepts</w:t>
      </w:r>
      <w:proofErr w:type="spellEnd"/>
      <w:r w:rsidR="00A414C6" w:rsidRPr="00F96067">
        <w:rPr>
          <w:lang w:val="en-GB"/>
        </w:rPr>
        <w:t>.</w:t>
      </w:r>
    </w:p>
    <w:p w14:paraId="2AF1485F" w14:textId="01B7F7C0" w:rsidR="00E118DB" w:rsidRDefault="00E118DB" w:rsidP="00D04222">
      <w:pPr>
        <w:spacing w:after="240"/>
        <w:rPr>
          <w:lang w:val="en-GB"/>
        </w:rPr>
      </w:pPr>
      <w:r>
        <w:rPr>
          <w:lang w:val="en-GB"/>
        </w:rPr>
        <w:t>You can also search for any concept in the search bar (3), results appear in the text and selected in the graph.</w:t>
      </w:r>
    </w:p>
    <w:p w14:paraId="5989A314" w14:textId="464CFBFF" w:rsidR="00E118DB" w:rsidRDefault="00E118DB" w:rsidP="00D04222">
      <w:pPr>
        <w:spacing w:after="240"/>
        <w:rPr>
          <w:noProof/>
        </w:rPr>
      </w:pPr>
      <w:r>
        <w:rPr>
          <w:lang w:val="en-GB"/>
        </w:rPr>
        <w:lastRenderedPageBreak/>
        <w:t>Once you find a concept you want to annotate</w:t>
      </w:r>
      <w:r w:rsidR="00241692">
        <w:rPr>
          <w:lang w:val="en-GB"/>
        </w:rPr>
        <w:t xml:space="preserve"> with</w:t>
      </w:r>
      <w:r>
        <w:rPr>
          <w:lang w:val="en-GB"/>
        </w:rPr>
        <w:t>, click the ‘Add’ button (4)</w:t>
      </w:r>
      <w:r w:rsidRPr="00E118DB">
        <w:rPr>
          <w:noProof/>
        </w:rPr>
        <w:t xml:space="preserve"> </w:t>
      </w:r>
      <w:r>
        <w:rPr>
          <w:noProof/>
        </w:rPr>
        <w:t>and the concept will appear in the ‘Knowledge annotated’ list. You can remove a concept from the list by clicking the ‘x’ (5).</w:t>
      </w:r>
    </w:p>
    <w:p w14:paraId="31784B0F" w14:textId="0CE44562" w:rsidR="00014CFF" w:rsidRPr="00241692" w:rsidRDefault="00E118DB" w:rsidP="00014CFF">
      <w:pPr>
        <w:spacing w:after="240"/>
        <w:rPr>
          <w:noProof/>
          <w:vanish/>
          <w:specVanish/>
        </w:rPr>
      </w:pPr>
      <w:r>
        <w:rPr>
          <w:noProof/>
        </w:rPr>
        <w:t>Once all concepts desired are selected,</w:t>
      </w:r>
    </w:p>
    <w:p w14:paraId="2C46677E" w14:textId="35CA8440" w:rsidR="00241692" w:rsidRPr="00F96067" w:rsidRDefault="00241692" w:rsidP="00014CFF">
      <w:pPr>
        <w:spacing w:after="240"/>
        <w:rPr>
          <w:vanish/>
          <w:lang w:val="en-GB"/>
          <w:specVanish/>
        </w:rPr>
      </w:pPr>
      <w:r>
        <w:rPr>
          <w:vanish/>
          <w:lang w:val="en-GB"/>
        </w:rPr>
        <w:t xml:space="preserve"> </w:t>
      </w:r>
    </w:p>
    <w:p w14:paraId="6EE44A0D" w14:textId="4C9ADB13" w:rsidR="00014CFF" w:rsidRPr="00F96067" w:rsidRDefault="00014CFF" w:rsidP="00241692">
      <w:pPr>
        <w:pStyle w:val="Indiceentexto"/>
        <w:rPr>
          <w:vanish/>
          <w:specVanish/>
        </w:rPr>
      </w:pPr>
      <w:r w:rsidRPr="00F96067">
        <w:t xml:space="preserve"> </w:t>
      </w:r>
      <w:bookmarkStart w:id="55" w:name="_Toc139976755"/>
      <w:r>
        <w:t>save or download the PDF</w:t>
      </w:r>
      <w:bookmarkEnd w:id="55"/>
    </w:p>
    <w:p w14:paraId="3D8EF6F2" w14:textId="77777777" w:rsidR="00241692" w:rsidRPr="00241692" w:rsidRDefault="00014CFF" w:rsidP="00241692">
      <w:pPr>
        <w:pStyle w:val="Indiceentexto"/>
        <w:rPr>
          <w:vanish/>
          <w:specVanish/>
        </w:rPr>
      </w:pPr>
      <w:r w:rsidRPr="00F96067">
        <w:t xml:space="preserve">  </w:t>
      </w:r>
    </w:p>
    <w:p w14:paraId="68174D00" w14:textId="69695051" w:rsidR="00E118DB" w:rsidRDefault="00241692" w:rsidP="00014CFF">
      <w:pPr>
        <w:spacing w:after="240"/>
        <w:rPr>
          <w:lang w:val="en-GB"/>
        </w:rPr>
      </w:pPr>
      <w:r>
        <w:rPr>
          <w:noProof/>
        </w:rPr>
        <w:t xml:space="preserve"> </w:t>
      </w:r>
      <w:r w:rsidR="00E118DB">
        <w:rPr>
          <w:noProof/>
        </w:rPr>
        <w:t xml:space="preserve">to save it to your computer. The annotations are stored in the metadata, and BMT can </w:t>
      </w:r>
      <w:r>
        <w:rPr>
          <w:noProof/>
        </w:rPr>
        <w:t xml:space="preserve">afterwards </w:t>
      </w:r>
      <w:r w:rsidR="00E118DB">
        <w:rPr>
          <w:noProof/>
        </w:rPr>
        <w:t>interpret them.</w:t>
      </w:r>
    </w:p>
    <w:p w14:paraId="6A5CB7C9" w14:textId="149456DE" w:rsidR="00E118DB" w:rsidRDefault="00E118DB" w:rsidP="00E118DB">
      <w:pPr>
        <w:keepNext/>
        <w:spacing w:after="240"/>
      </w:pPr>
      <w:r w:rsidRPr="00474C2C">
        <w:rPr>
          <w:noProof/>
        </w:rPr>
        <mc:AlternateContent>
          <mc:Choice Requires="wpg">
            <w:drawing>
              <wp:anchor distT="0" distB="0" distL="114300" distR="114300" simplePos="0" relativeHeight="251699712" behindDoc="0" locked="0" layoutInCell="1" allowOverlap="1" wp14:anchorId="0AEB9A33" wp14:editId="325433EC">
                <wp:simplePos x="0" y="0"/>
                <wp:positionH relativeFrom="column">
                  <wp:posOffset>83820</wp:posOffset>
                </wp:positionH>
                <wp:positionV relativeFrom="paragraph">
                  <wp:posOffset>437515</wp:posOffset>
                </wp:positionV>
                <wp:extent cx="262255" cy="273050"/>
                <wp:effectExtent l="0" t="0" r="0" b="0"/>
                <wp:wrapNone/>
                <wp:docPr id="43" name="Group 37"/>
                <wp:cNvGraphicFramePr/>
                <a:graphic xmlns:a="http://schemas.openxmlformats.org/drawingml/2006/main">
                  <a:graphicData uri="http://schemas.microsoft.com/office/word/2010/wordprocessingGroup">
                    <wpg:wgp>
                      <wpg:cNvGrpSpPr/>
                      <wpg:grpSpPr>
                        <a:xfrm>
                          <a:off x="0" y="0"/>
                          <a:ext cx="262255" cy="273050"/>
                          <a:chOff x="-29710" y="78588"/>
                          <a:chExt cx="262466" cy="273050"/>
                        </a:xfrm>
                      </wpg:grpSpPr>
                      <wps:wsp>
                        <wps:cNvPr id="44"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39B3464" w14:textId="77777777" w:rsidR="00241692" w:rsidRPr="004B4205" w:rsidRDefault="00241692" w:rsidP="00E118DB">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uadro de texto 104"/>
                        <wps:cNvSpPr txBox="1"/>
                        <wps:spPr>
                          <a:xfrm>
                            <a:off x="-29710" y="78588"/>
                            <a:ext cx="262466" cy="273050"/>
                          </a:xfrm>
                          <a:prstGeom prst="rect">
                            <a:avLst/>
                          </a:prstGeom>
                          <a:noFill/>
                          <a:ln w="6350">
                            <a:noFill/>
                          </a:ln>
                        </wps:spPr>
                        <wps:txbx>
                          <w:txbxContent>
                            <w:p w14:paraId="6A98C7C9" w14:textId="77777777" w:rsidR="00241692" w:rsidRDefault="00241692" w:rsidP="00E118DB">
                              <w:pPr>
                                <w:rPr>
                                  <w:color w:val="FFFFFF" w:themeColor="background1"/>
                                  <w:sz w:val="18"/>
                                  <w:lang w:val="es-ES"/>
                                </w:rPr>
                              </w:pPr>
                              <w:r>
                                <w:rPr>
                                  <w:color w:val="FFFFFF" w:themeColor="background1"/>
                                  <w:sz w:val="18"/>
                                  <w:lang w:val="es-ES"/>
                                </w:rPr>
                                <w:t>5</w:t>
                              </w:r>
                            </w:p>
                            <w:p w14:paraId="02355146" w14:textId="77777777" w:rsidR="00241692" w:rsidRDefault="00241692" w:rsidP="00E118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EB9A33" id="Group 37" o:spid="_x0000_s1123" style="position:absolute;left:0;text-align:left;margin-left:6.6pt;margin-top:34.45pt;width:20.65pt;height:21.5pt;z-index:251699712;mso-width-relative:margin;mso-height-relative:margin" coordorigin="-29710,78588" coordsize="262466,273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">
                <v:oval id="Elipse 103" o:spid="_x0000_s1124"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" fillcolor="#ffc000" stroked="f">
                  <v:shadow on="t" color="black" opacity="22937f" origin=",.5" offset="0,.63889mm"/>
                  <v:textbox>
                    <w:txbxContent>
                      <w:p w14:paraId="239B3464" w14:textId="77777777" w:rsidR="00241692" w:rsidRPr="004B4205" w:rsidRDefault="00241692" w:rsidP="00E118DB">
                        <w:pPr>
                          <w:jc w:val="center"/>
                          <w:rPr>
                            <w:color w:val="404040" w:themeColor="text1" w:themeTint="BF"/>
                            <w:sz w:val="22"/>
                          </w:rPr>
                        </w:pPr>
                      </w:p>
                    </w:txbxContent>
                  </v:textbox>
                </v:oval>
                <v:shape id="Cuadro de texto 104" o:spid="_x0000_s1125" type="#_x0000_t202" style="position:absolute;left:-29710;top:78588;width:262466;height:273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Xf8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BGVd/zKAAAA&#13;&#10;4AAAAA8AAAAAAAAAAAAAAAAABwIAAGRycy9kb3ducmV2LnhtbFBLBQYAAAAAAwADALcAAAD+AgAA&#13;&#10;AAA=&#13;&#10;" filled="f" stroked="f" strokeweight=".5pt">
                  <v:textbox>
                    <w:txbxContent>
                      <w:p w14:paraId="6A98C7C9" w14:textId="77777777" w:rsidR="00241692" w:rsidRDefault="00241692" w:rsidP="00E118DB">
                        <w:pPr>
                          <w:rPr>
                            <w:color w:val="FFFFFF" w:themeColor="background1"/>
                            <w:sz w:val="18"/>
                            <w:lang w:val="es-ES"/>
                          </w:rPr>
                        </w:pPr>
                        <w:r>
                          <w:rPr>
                            <w:color w:val="FFFFFF" w:themeColor="background1"/>
                            <w:sz w:val="18"/>
                            <w:lang w:val="es-ES"/>
                          </w:rPr>
                          <w:t>5</w:t>
                        </w:r>
                      </w:p>
                      <w:p w14:paraId="02355146" w14:textId="77777777" w:rsidR="00241692" w:rsidRDefault="00241692" w:rsidP="00E118DB"/>
                    </w:txbxContent>
                  </v:textbox>
                </v:shape>
              </v:group>
            </w:pict>
          </mc:Fallback>
        </mc:AlternateContent>
      </w:r>
      <w:r w:rsidRPr="00474C2C">
        <w:rPr>
          <w:noProof/>
        </w:rPr>
        <mc:AlternateContent>
          <mc:Choice Requires="wpg">
            <w:drawing>
              <wp:anchor distT="0" distB="0" distL="114300" distR="114300" simplePos="0" relativeHeight="251697664" behindDoc="0" locked="0" layoutInCell="1" allowOverlap="1" wp14:anchorId="2604190D" wp14:editId="39B365C6">
                <wp:simplePos x="0" y="0"/>
                <wp:positionH relativeFrom="column">
                  <wp:posOffset>2302510</wp:posOffset>
                </wp:positionH>
                <wp:positionV relativeFrom="paragraph">
                  <wp:posOffset>1266825</wp:posOffset>
                </wp:positionV>
                <wp:extent cx="211455" cy="273050"/>
                <wp:effectExtent l="0" t="0" r="4445" b="0"/>
                <wp:wrapNone/>
                <wp:docPr id="40" name="Group 34"/>
                <wp:cNvGraphicFramePr/>
                <a:graphic xmlns:a="http://schemas.openxmlformats.org/drawingml/2006/main">
                  <a:graphicData uri="http://schemas.microsoft.com/office/word/2010/wordprocessingGroup">
                    <wpg:wgp>
                      <wpg:cNvGrpSpPr/>
                      <wpg:grpSpPr>
                        <a:xfrm>
                          <a:off x="0" y="0"/>
                          <a:ext cx="211455" cy="273050"/>
                          <a:chOff x="-29710" y="78588"/>
                          <a:chExt cx="211516" cy="273474"/>
                        </a:xfrm>
                      </wpg:grpSpPr>
                      <wps:wsp>
                        <wps:cNvPr id="41"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CE6160D" w14:textId="77777777" w:rsidR="00241692" w:rsidRPr="004B4205" w:rsidRDefault="00241692" w:rsidP="00E118DB">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uadro de texto 104"/>
                        <wps:cNvSpPr txBox="1"/>
                        <wps:spPr>
                          <a:xfrm>
                            <a:off x="-29710" y="78588"/>
                            <a:ext cx="211455" cy="273474"/>
                          </a:xfrm>
                          <a:prstGeom prst="rect">
                            <a:avLst/>
                          </a:prstGeom>
                          <a:noFill/>
                          <a:ln w="6350">
                            <a:noFill/>
                          </a:ln>
                        </wps:spPr>
                        <wps:txbx>
                          <w:txbxContent>
                            <w:p w14:paraId="4C8732C6" w14:textId="77777777" w:rsidR="00241692" w:rsidRDefault="00241692" w:rsidP="00E118DB">
                              <w:pPr>
                                <w:rPr>
                                  <w:color w:val="FFFFFF" w:themeColor="background1"/>
                                  <w:sz w:val="18"/>
                                  <w:lang w:val="es-ES"/>
                                </w:rPr>
                              </w:pPr>
                              <w:r>
                                <w:rPr>
                                  <w:color w:val="FFFFFF" w:themeColor="background1"/>
                                  <w:sz w:val="18"/>
                                  <w:lang w:val="es-ES"/>
                                </w:rPr>
                                <w:t>4</w:t>
                              </w:r>
                            </w:p>
                            <w:p w14:paraId="79B3BE00" w14:textId="77777777" w:rsidR="00241692" w:rsidRDefault="00241692" w:rsidP="00E118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04190D" id="_x0000_s1126" style="position:absolute;left:0;text-align:left;margin-left:181.3pt;margin-top:99.75pt;width:16.65pt;height:21.5pt;z-index:251697664;mso-width-relative:margin;mso-height-relative:margin" coordorigin="-29710,78588" coordsize="211516,2734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">
                <v:oval id="Elipse 103" o:spid="_x0000_s1127"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" fillcolor="#ffc000" stroked="f">
                  <v:shadow on="t" color="black" opacity="22937f" origin=",.5" offset="0,.63889mm"/>
                  <v:textbox>
                    <w:txbxContent>
                      <w:p w14:paraId="4CE6160D" w14:textId="77777777" w:rsidR="00241692" w:rsidRPr="004B4205" w:rsidRDefault="00241692" w:rsidP="00E118DB">
                        <w:pPr>
                          <w:jc w:val="center"/>
                          <w:rPr>
                            <w:color w:val="404040" w:themeColor="text1" w:themeTint="BF"/>
                            <w:sz w:val="22"/>
                          </w:rPr>
                        </w:pPr>
                      </w:p>
                    </w:txbxContent>
                  </v:textbox>
                </v:oval>
                <v:shape id="Cuadro de texto 104" o:spid="_x0000_s1128" type="#_x0000_t202" style="position:absolute;left:-29710;top:78588;width:211455;height:273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O+I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nnzviMkAAADg&#13;&#10;AAAADwAAAAAAAAAAAAAAAAAHAgAAZHJzL2Rvd25yZXYueG1sUEsFBgAAAAADAAMAtwAAAP0CAAAA&#13;&#10;AA==&#13;&#10;" filled="f" stroked="f" strokeweight=".5pt">
                  <v:textbox>
                    <w:txbxContent>
                      <w:p w14:paraId="4C8732C6" w14:textId="77777777" w:rsidR="00241692" w:rsidRDefault="00241692" w:rsidP="00E118DB">
                        <w:pPr>
                          <w:rPr>
                            <w:color w:val="FFFFFF" w:themeColor="background1"/>
                            <w:sz w:val="18"/>
                            <w:lang w:val="es-ES"/>
                          </w:rPr>
                        </w:pPr>
                        <w:r>
                          <w:rPr>
                            <w:color w:val="FFFFFF" w:themeColor="background1"/>
                            <w:sz w:val="18"/>
                            <w:lang w:val="es-ES"/>
                          </w:rPr>
                          <w:t>4</w:t>
                        </w:r>
                      </w:p>
                      <w:p w14:paraId="79B3BE00" w14:textId="77777777" w:rsidR="00241692" w:rsidRDefault="00241692" w:rsidP="00E118DB"/>
                    </w:txbxContent>
                  </v:textbox>
                </v:shape>
              </v:group>
            </w:pict>
          </mc:Fallback>
        </mc:AlternateContent>
      </w:r>
      <w:r w:rsidRPr="00474C2C">
        <w:rPr>
          <w:noProof/>
        </w:rPr>
        <mc:AlternateContent>
          <mc:Choice Requires="wpg">
            <w:drawing>
              <wp:anchor distT="0" distB="0" distL="114300" distR="114300" simplePos="0" relativeHeight="251695616" behindDoc="0" locked="0" layoutInCell="1" allowOverlap="1" wp14:anchorId="0DF5C3A5" wp14:editId="56E21102">
                <wp:simplePos x="0" y="0"/>
                <wp:positionH relativeFrom="column">
                  <wp:posOffset>1667934</wp:posOffset>
                </wp:positionH>
                <wp:positionV relativeFrom="paragraph">
                  <wp:posOffset>1271482</wp:posOffset>
                </wp:positionV>
                <wp:extent cx="211455" cy="254000"/>
                <wp:effectExtent l="0" t="0" r="4445" b="0"/>
                <wp:wrapNone/>
                <wp:docPr id="37" name="Group 30"/>
                <wp:cNvGraphicFramePr/>
                <a:graphic xmlns:a="http://schemas.openxmlformats.org/drawingml/2006/main">
                  <a:graphicData uri="http://schemas.microsoft.com/office/word/2010/wordprocessingGroup">
                    <wpg:wgp>
                      <wpg:cNvGrpSpPr/>
                      <wpg:grpSpPr>
                        <a:xfrm>
                          <a:off x="0" y="0"/>
                          <a:ext cx="211455" cy="254000"/>
                          <a:chOff x="-29710" y="78588"/>
                          <a:chExt cx="211516" cy="254000"/>
                        </a:xfrm>
                      </wpg:grpSpPr>
                      <wps:wsp>
                        <wps:cNvPr id="3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4E851FA" w14:textId="77777777" w:rsidR="00241692" w:rsidRPr="004B4205" w:rsidRDefault="00241692" w:rsidP="00E118DB">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104"/>
                        <wps:cNvSpPr txBox="1"/>
                        <wps:spPr>
                          <a:xfrm>
                            <a:off x="-29710" y="78588"/>
                            <a:ext cx="211455" cy="254000"/>
                          </a:xfrm>
                          <a:prstGeom prst="rect">
                            <a:avLst/>
                          </a:prstGeom>
                          <a:noFill/>
                          <a:ln w="6350">
                            <a:noFill/>
                          </a:ln>
                        </wps:spPr>
                        <wps:txbx>
                          <w:txbxContent>
                            <w:p w14:paraId="61201276" w14:textId="77777777" w:rsidR="00241692" w:rsidRPr="001B59F7" w:rsidRDefault="00241692" w:rsidP="00E118DB">
                              <w:pPr>
                                <w:rPr>
                                  <w:color w:val="FFFFFF" w:themeColor="background1"/>
                                  <w:sz w:val="18"/>
                                  <w:lang w:val="es-ES"/>
                                </w:rPr>
                              </w:pPr>
                              <w:r>
                                <w:rPr>
                                  <w:color w:val="FFFFFF" w:themeColor="background1"/>
                                  <w:sz w:val="18"/>
                                  <w:lang w:val="es-ES"/>
                                </w:rPr>
                                <w:t>3</w:t>
                              </w:r>
                            </w:p>
                            <w:p w14:paraId="26712B49" w14:textId="77777777" w:rsidR="00241692" w:rsidRDefault="00241692" w:rsidP="00E118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F5C3A5" id="_x0000_s1129" style="position:absolute;left:0;text-align:left;margin-left:131.35pt;margin-top:100.1pt;width:16.65pt;height:20pt;z-index:251695616;mso-width-relative:margin;mso-height-relative:margin" coordorigin="-29710,78588" coordsize="211516,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">
                <v:oval id="Elipse 103" o:spid="_x0000_s1130"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" fillcolor="#ffc000" stroked="f">
                  <v:shadow on="t" color="black" opacity="22937f" origin=",.5" offset="0,.63889mm"/>
                  <v:textbox>
                    <w:txbxContent>
                      <w:p w14:paraId="24E851FA" w14:textId="77777777" w:rsidR="00241692" w:rsidRPr="004B4205" w:rsidRDefault="00241692" w:rsidP="00E118DB">
                        <w:pPr>
                          <w:jc w:val="center"/>
                          <w:rPr>
                            <w:color w:val="404040" w:themeColor="text1" w:themeTint="BF"/>
                            <w:sz w:val="22"/>
                          </w:rPr>
                        </w:pPr>
                      </w:p>
                    </w:txbxContent>
                  </v:textbox>
                </v:oval>
                <v:shape id="Cuadro de texto 104" o:spid="_x0000_s1131" type="#_x0000_t202" style="position:absolute;left:-29710;top:78588;width:211455;height:254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" filled="f" stroked="f" strokeweight=".5pt">
                  <v:textbox>
                    <w:txbxContent>
                      <w:p w14:paraId="61201276" w14:textId="77777777" w:rsidR="00241692" w:rsidRPr="001B59F7" w:rsidRDefault="00241692" w:rsidP="00E118DB">
                        <w:pPr>
                          <w:rPr>
                            <w:color w:val="FFFFFF" w:themeColor="background1"/>
                            <w:sz w:val="18"/>
                            <w:lang w:val="es-ES"/>
                          </w:rPr>
                        </w:pPr>
                        <w:r>
                          <w:rPr>
                            <w:color w:val="FFFFFF" w:themeColor="background1"/>
                            <w:sz w:val="18"/>
                            <w:lang w:val="es-ES"/>
                          </w:rPr>
                          <w:t>3</w:t>
                        </w:r>
                      </w:p>
                      <w:p w14:paraId="26712B49" w14:textId="77777777" w:rsidR="00241692" w:rsidRDefault="00241692" w:rsidP="00E118DB"/>
                    </w:txbxContent>
                  </v:textbox>
                </v:shape>
              </v:group>
            </w:pict>
          </mc:Fallback>
        </mc:AlternateContent>
      </w:r>
      <w:r w:rsidRPr="00474C2C">
        <w:rPr>
          <w:noProof/>
        </w:rPr>
        <mc:AlternateContent>
          <mc:Choice Requires="wpg">
            <w:drawing>
              <wp:anchor distT="0" distB="0" distL="114300" distR="114300" simplePos="0" relativeHeight="251693568" behindDoc="0" locked="0" layoutInCell="1" allowOverlap="1" wp14:anchorId="6748C362" wp14:editId="1B2433C0">
                <wp:simplePos x="0" y="0"/>
                <wp:positionH relativeFrom="column">
                  <wp:posOffset>3987588</wp:posOffset>
                </wp:positionH>
                <wp:positionV relativeFrom="paragraph">
                  <wp:posOffset>3187277</wp:posOffset>
                </wp:positionV>
                <wp:extent cx="211455" cy="231140"/>
                <wp:effectExtent l="0" t="0" r="4445" b="0"/>
                <wp:wrapNone/>
                <wp:docPr id="27" name="Group 27"/>
                <wp:cNvGraphicFramePr/>
                <a:graphic xmlns:a="http://schemas.openxmlformats.org/drawingml/2006/main">
                  <a:graphicData uri="http://schemas.microsoft.com/office/word/2010/wordprocessingGroup">
                    <wpg:wgp>
                      <wpg:cNvGrpSpPr/>
                      <wpg:grpSpPr>
                        <a:xfrm>
                          <a:off x="0" y="0"/>
                          <a:ext cx="211455" cy="231140"/>
                          <a:chOff x="-29710" y="78588"/>
                          <a:chExt cx="211516" cy="231626"/>
                        </a:xfrm>
                      </wpg:grpSpPr>
                      <wps:wsp>
                        <wps:cNvPr id="28"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1755CDFA" w14:textId="77777777" w:rsidR="00241692" w:rsidRPr="004B4205" w:rsidRDefault="00241692" w:rsidP="00E118DB">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uadro de texto 104"/>
                        <wps:cNvSpPr txBox="1"/>
                        <wps:spPr>
                          <a:xfrm>
                            <a:off x="-29710" y="78588"/>
                            <a:ext cx="202565" cy="231626"/>
                          </a:xfrm>
                          <a:prstGeom prst="rect">
                            <a:avLst/>
                          </a:prstGeom>
                          <a:noFill/>
                          <a:ln w="6350">
                            <a:noFill/>
                          </a:ln>
                        </wps:spPr>
                        <wps:txbx>
                          <w:txbxContent>
                            <w:p w14:paraId="101E5FED" w14:textId="77777777" w:rsidR="00241692" w:rsidRPr="001B59F7" w:rsidRDefault="00241692" w:rsidP="00E118DB">
                              <w:pPr>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48C362" id="_x0000_s1132" style="position:absolute;left:0;text-align:left;margin-left:314pt;margin-top:250.95pt;width:16.65pt;height:18.2pt;z-index:251693568;mso-width-relative:margin;mso-height-relative:margin" coordorigin="-29710,78588" coordsize="211516,2316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">
                <v:oval id="Elipse 103" o:spid="_x0000_s1133"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" fillcolor="#ffc000" stroked="f">
                  <v:shadow on="t" color="black" opacity="22937f" origin=",.5" offset="0,.63889mm"/>
                  <v:textbox>
                    <w:txbxContent>
                      <w:p w14:paraId="1755CDFA" w14:textId="77777777" w:rsidR="00241692" w:rsidRPr="004B4205" w:rsidRDefault="00241692" w:rsidP="00E118DB">
                        <w:pPr>
                          <w:jc w:val="center"/>
                          <w:rPr>
                            <w:color w:val="404040" w:themeColor="text1" w:themeTint="BF"/>
                            <w:sz w:val="22"/>
                          </w:rPr>
                        </w:pPr>
                      </w:p>
                    </w:txbxContent>
                  </v:textbox>
                </v:oval>
                <v:shape id="Cuadro de texto 104" o:spid="_x0000_s1134" type="#_x0000_t202" style="position:absolute;left:-29710;top:78588;width:202565;height:231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5hZ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" filled="f" stroked="f" strokeweight=".5pt">
                  <v:textbox>
                    <w:txbxContent>
                      <w:p w14:paraId="101E5FED" w14:textId="77777777" w:rsidR="00241692" w:rsidRPr="001B59F7" w:rsidRDefault="00241692" w:rsidP="00E118DB">
                        <w:pPr>
                          <w:rPr>
                            <w:color w:val="FFFFFF" w:themeColor="background1"/>
                            <w:sz w:val="18"/>
                            <w:lang w:val="es-ES"/>
                          </w:rPr>
                        </w:pPr>
                        <w:r>
                          <w:rPr>
                            <w:color w:val="FFFFFF" w:themeColor="background1"/>
                            <w:sz w:val="18"/>
                            <w:lang w:val="es-ES"/>
                          </w:rPr>
                          <w:t>2</w:t>
                        </w:r>
                      </w:p>
                    </w:txbxContent>
                  </v:textbox>
                </v:shape>
              </v:group>
            </w:pict>
          </mc:Fallback>
        </mc:AlternateContent>
      </w:r>
      <w:r w:rsidRPr="00474C2C">
        <w:rPr>
          <w:noProof/>
        </w:rPr>
        <mc:AlternateContent>
          <mc:Choice Requires="wpg">
            <w:drawing>
              <wp:anchor distT="0" distB="0" distL="114300" distR="114300" simplePos="0" relativeHeight="251691520" behindDoc="0" locked="0" layoutInCell="1" allowOverlap="1" wp14:anchorId="6A2B0121" wp14:editId="7318D805">
                <wp:simplePos x="0" y="0"/>
                <wp:positionH relativeFrom="column">
                  <wp:posOffset>211386</wp:posOffset>
                </wp:positionH>
                <wp:positionV relativeFrom="paragraph">
                  <wp:posOffset>3025140</wp:posOffset>
                </wp:positionV>
                <wp:extent cx="245110" cy="247650"/>
                <wp:effectExtent l="0" t="0" r="0" b="0"/>
                <wp:wrapNone/>
                <wp:docPr id="24" name="Group 24"/>
                <wp:cNvGraphicFramePr/>
                <a:graphic xmlns:a="http://schemas.openxmlformats.org/drawingml/2006/main">
                  <a:graphicData uri="http://schemas.microsoft.com/office/word/2010/wordprocessingGroup">
                    <wpg:wgp>
                      <wpg:cNvGrpSpPr/>
                      <wpg:grpSpPr>
                        <a:xfrm>
                          <a:off x="0" y="0"/>
                          <a:ext cx="245110" cy="247650"/>
                          <a:chOff x="-29710" y="78588"/>
                          <a:chExt cx="245261" cy="248075"/>
                        </a:xfrm>
                      </wpg:grpSpPr>
                      <wps:wsp>
                        <wps:cNvPr id="25"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626B707" w14:textId="77777777" w:rsidR="00241692" w:rsidRPr="004B4205" w:rsidRDefault="00241692" w:rsidP="00E118DB">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uadro de texto 104"/>
                        <wps:cNvSpPr txBox="1"/>
                        <wps:spPr>
                          <a:xfrm>
                            <a:off x="-29710" y="78588"/>
                            <a:ext cx="245261" cy="248075"/>
                          </a:xfrm>
                          <a:prstGeom prst="rect">
                            <a:avLst/>
                          </a:prstGeom>
                          <a:noFill/>
                          <a:ln w="6350">
                            <a:noFill/>
                          </a:ln>
                        </wps:spPr>
                        <wps:txbx>
                          <w:txbxContent>
                            <w:p w14:paraId="22E0B1DC" w14:textId="77777777" w:rsidR="00241692" w:rsidRPr="00F14E9D" w:rsidRDefault="00241692" w:rsidP="00E118DB">
                              <w:pPr>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2B0121" id="_x0000_s1135" style="position:absolute;left:0;text-align:left;margin-left:16.65pt;margin-top:238.2pt;width:19.3pt;height:19.5pt;z-index:251691520;mso-width-relative:margin;mso-height-relative:margin" coordorigin="-29710,78588" coordsize="245261,2480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">
                <v:oval id="Elipse 103" o:spid="_x0000_s1136"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" fillcolor="#ffc000" stroked="f">
                  <v:shadow on="t" color="black" opacity="22937f" origin=",.5" offset="0,.63889mm"/>
                  <v:textbox>
                    <w:txbxContent>
                      <w:p w14:paraId="3626B707" w14:textId="77777777" w:rsidR="00241692" w:rsidRPr="004B4205" w:rsidRDefault="00241692" w:rsidP="00E118DB">
                        <w:pPr>
                          <w:jc w:val="center"/>
                          <w:rPr>
                            <w:color w:val="404040" w:themeColor="text1" w:themeTint="BF"/>
                            <w:sz w:val="22"/>
                          </w:rPr>
                        </w:pPr>
                      </w:p>
                    </w:txbxContent>
                  </v:textbox>
                </v:oval>
                <v:shape id="Cuadro de texto 104" o:spid="_x0000_s1137" type="#_x0000_t202" style="position:absolute;left:-29710;top:78588;width:245261;height:248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22E0B1DC" w14:textId="77777777" w:rsidR="00241692" w:rsidRPr="00F14E9D" w:rsidRDefault="00241692" w:rsidP="00E118DB">
                        <w:pPr>
                          <w:rPr>
                            <w:color w:val="FFFFFF" w:themeColor="background1"/>
                            <w:sz w:val="18"/>
                          </w:rPr>
                        </w:pPr>
                        <w:r w:rsidRPr="00F14E9D">
                          <w:rPr>
                            <w:color w:val="FFFFFF" w:themeColor="background1"/>
                            <w:sz w:val="18"/>
                          </w:rPr>
                          <w:t>1</w:t>
                        </w:r>
                      </w:p>
                    </w:txbxContent>
                  </v:textbox>
                </v:shape>
              </v:group>
            </w:pict>
          </mc:Fallback>
        </mc:AlternateContent>
      </w:r>
      <w:r>
        <w:rPr>
          <w:noProof/>
          <w:lang w:val="en-GB"/>
        </w:rPr>
        <w:drawing>
          <wp:inline distT="0" distB="0" distL="0" distR="0" wp14:anchorId="0DD5EEFF" wp14:editId="78238086">
            <wp:extent cx="5705232" cy="4185285"/>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05232" cy="4185285"/>
                    </a:xfrm>
                    <a:prstGeom prst="rect">
                      <a:avLst/>
                    </a:prstGeom>
                  </pic:spPr>
                </pic:pic>
              </a:graphicData>
            </a:graphic>
          </wp:inline>
        </w:drawing>
      </w:r>
    </w:p>
    <w:p w14:paraId="067DC0DF" w14:textId="461971BA" w:rsidR="00E118DB" w:rsidRDefault="00E118DB" w:rsidP="00E118DB">
      <w:pPr>
        <w:pStyle w:val="Caption"/>
        <w:jc w:val="center"/>
        <w:rPr>
          <w:lang w:val="en-GB"/>
        </w:rPr>
      </w:pPr>
      <w:bookmarkStart w:id="56" w:name="_Ref55375363"/>
      <w:proofErr w:type="spellStart"/>
      <w:r>
        <w:t>Figure</w:t>
      </w:r>
      <w:proofErr w:type="spellEnd"/>
      <w:r>
        <w:t xml:space="preserve"> </w:t>
      </w:r>
      <w:fldSimple w:instr=" SEQ Figure \* ARABIC ">
        <w:r w:rsidR="008133CF">
          <w:rPr>
            <w:noProof/>
          </w:rPr>
          <w:t>8</w:t>
        </w:r>
      </w:fldSimple>
      <w:bookmarkEnd w:id="56"/>
      <w:r w:rsidR="001115FF">
        <w:rPr>
          <w:noProof/>
        </w:rPr>
        <w:t>.</w:t>
      </w:r>
      <w:r>
        <w:t xml:space="preserve"> </w:t>
      </w:r>
      <w:proofErr w:type="spellStart"/>
      <w:r>
        <w:t>Browsing</w:t>
      </w:r>
      <w:proofErr w:type="spellEnd"/>
      <w:r w:rsidR="00014CFF">
        <w:t xml:space="preserve"> </w:t>
      </w:r>
      <w:proofErr w:type="spellStart"/>
      <w:r w:rsidR="00014CFF">
        <w:t>the</w:t>
      </w:r>
      <w:proofErr w:type="spellEnd"/>
      <w:r>
        <w:t xml:space="preserve"> BoK to </w:t>
      </w:r>
      <w:proofErr w:type="spellStart"/>
      <w:r>
        <w:t>add</w:t>
      </w:r>
      <w:proofErr w:type="spellEnd"/>
      <w:r>
        <w:t xml:space="preserve"> </w:t>
      </w:r>
      <w:proofErr w:type="spellStart"/>
      <w:r>
        <w:t>annotations</w:t>
      </w:r>
      <w:proofErr w:type="spellEnd"/>
    </w:p>
    <w:p w14:paraId="7A5521B5" w14:textId="25E5BF86" w:rsidR="00E118DB" w:rsidRPr="00F96067" w:rsidRDefault="00E118DB" w:rsidP="00E118DB">
      <w:pPr>
        <w:pStyle w:val="Heading2"/>
        <w:rPr>
          <w:lang w:val="en-GB"/>
        </w:rPr>
      </w:pPr>
      <w:bookmarkStart w:id="57" w:name="_Ref55375658"/>
      <w:bookmarkStart w:id="58" w:name="_Toc139976756"/>
      <w:r>
        <w:rPr>
          <w:lang w:val="en-GB"/>
        </w:rPr>
        <w:t>My annota</w:t>
      </w:r>
      <w:r w:rsidR="00014CFF">
        <w:rPr>
          <w:lang w:val="en-GB"/>
        </w:rPr>
        <w:t>ted PDFs</w:t>
      </w:r>
      <w:r w:rsidRPr="00F96067">
        <w:rPr>
          <w:lang w:val="en-GB"/>
        </w:rPr>
        <w:t xml:space="preserve"> view</w:t>
      </w:r>
      <w:bookmarkEnd w:id="57"/>
      <w:bookmarkEnd w:id="58"/>
    </w:p>
    <w:p w14:paraId="658A7D3E" w14:textId="3BCCCF99" w:rsidR="00014CFF" w:rsidRDefault="009F160B" w:rsidP="00E118DB">
      <w:pPr>
        <w:spacing w:after="240"/>
        <w:rPr>
          <w:lang w:val="en-GB"/>
        </w:rPr>
      </w:pPr>
      <w:r>
        <w:rPr>
          <w:lang w:val="en-GB"/>
        </w:rPr>
        <w:t>A</w:t>
      </w:r>
      <w:r w:rsidR="00014CFF">
        <w:rPr>
          <w:lang w:val="en-GB"/>
        </w:rPr>
        <w:t xml:space="preserve"> user can check </w:t>
      </w:r>
      <w:r>
        <w:rPr>
          <w:lang w:val="en-GB"/>
        </w:rPr>
        <w:t xml:space="preserve">her/his </w:t>
      </w:r>
      <w:r w:rsidR="00014CFF">
        <w:rPr>
          <w:lang w:val="en-GB"/>
        </w:rPr>
        <w:t>previously annotated PDFs</w:t>
      </w:r>
      <w:r>
        <w:rPr>
          <w:lang w:val="en-GB"/>
        </w:rPr>
        <w:t xml:space="preserve"> saved</w:t>
      </w:r>
      <w:r w:rsidR="00014CFF">
        <w:rPr>
          <w:lang w:val="en-GB"/>
        </w:rPr>
        <w:t xml:space="preserve"> in ‘My annotated PDFs’ </w:t>
      </w:r>
      <w:r>
        <w:rPr>
          <w:lang w:val="en-GB"/>
        </w:rPr>
        <w:t xml:space="preserve">accessible by </w:t>
      </w:r>
      <w:r w:rsidR="00014CFF">
        <w:rPr>
          <w:lang w:val="en-GB"/>
        </w:rPr>
        <w:t>the top menu (</w:t>
      </w:r>
      <w:r w:rsidR="00014CFF">
        <w:rPr>
          <w:lang w:val="en-GB"/>
        </w:rPr>
        <w:fldChar w:fldCharType="begin"/>
      </w:r>
      <w:r w:rsidR="00014CFF">
        <w:rPr>
          <w:lang w:val="en-GB"/>
        </w:rPr>
        <w:instrText xml:space="preserve"> REF _Ref55375842 \h </w:instrText>
      </w:r>
      <w:r w:rsidR="00014CFF">
        <w:rPr>
          <w:lang w:val="en-GB"/>
        </w:rPr>
      </w:r>
      <w:r w:rsidR="00014CFF">
        <w:rPr>
          <w:lang w:val="en-GB"/>
        </w:rPr>
        <w:fldChar w:fldCharType="separate"/>
      </w:r>
      <w:proofErr w:type="spellStart"/>
      <w:r w:rsidR="008133CF">
        <w:t>Figure</w:t>
      </w:r>
      <w:proofErr w:type="spellEnd"/>
      <w:r w:rsidR="008133CF">
        <w:t xml:space="preserve"> </w:t>
      </w:r>
      <w:r w:rsidR="008133CF">
        <w:rPr>
          <w:noProof/>
        </w:rPr>
        <w:t>9</w:t>
      </w:r>
      <w:r w:rsidR="00014CFF">
        <w:rPr>
          <w:lang w:val="en-GB"/>
        </w:rPr>
        <w:fldChar w:fldCharType="end"/>
      </w:r>
      <w:r w:rsidR="00014CFF">
        <w:rPr>
          <w:lang w:val="en-GB"/>
        </w:rPr>
        <w:t>).</w:t>
      </w:r>
    </w:p>
    <w:p w14:paraId="34CC8072" w14:textId="77777777" w:rsidR="00014CFF" w:rsidRDefault="00014CFF" w:rsidP="00014CFF">
      <w:pPr>
        <w:keepNext/>
        <w:spacing w:after="240"/>
      </w:pPr>
      <w:r>
        <w:rPr>
          <w:noProof/>
          <w:lang w:val="en-GB"/>
        </w:rPr>
        <w:drawing>
          <wp:inline distT="0" distB="0" distL="0" distR="0" wp14:anchorId="7FABD473" wp14:editId="00E2A6CE">
            <wp:extent cx="5409951" cy="413385"/>
            <wp:effectExtent l="0" t="0" r="635"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25">
                      <a:extLst>
                        <a:ext uri="{28A0092B-C50C-407E-A947-70E740481C1C}">
                          <a14:useLocalDpi xmlns:a14="http://schemas.microsoft.com/office/drawing/2010/main" val="0"/>
                        </a:ext>
                      </a:extLst>
                    </a:blip>
                    <a:stretch>
                      <a:fillRect/>
                    </a:stretch>
                  </pic:blipFill>
                  <pic:spPr>
                    <a:xfrm>
                      <a:off x="0" y="0"/>
                      <a:ext cx="5409951" cy="413385"/>
                    </a:xfrm>
                    <a:prstGeom prst="rect">
                      <a:avLst/>
                    </a:prstGeom>
                  </pic:spPr>
                </pic:pic>
              </a:graphicData>
            </a:graphic>
          </wp:inline>
        </w:drawing>
      </w:r>
    </w:p>
    <w:p w14:paraId="7BC71DCD" w14:textId="52C7F6B8" w:rsidR="00014CFF" w:rsidRDefault="00014CFF" w:rsidP="00014CFF">
      <w:pPr>
        <w:pStyle w:val="Caption"/>
        <w:jc w:val="center"/>
        <w:rPr>
          <w:lang w:val="en-GB"/>
        </w:rPr>
      </w:pPr>
      <w:bookmarkStart w:id="59" w:name="_Ref55375842"/>
      <w:bookmarkStart w:id="60" w:name="_Ref55375816"/>
      <w:proofErr w:type="spellStart"/>
      <w:r>
        <w:t>Figure</w:t>
      </w:r>
      <w:proofErr w:type="spellEnd"/>
      <w:r>
        <w:t xml:space="preserve"> </w:t>
      </w:r>
      <w:fldSimple w:instr=" SEQ Figure \* ARABIC ">
        <w:r w:rsidR="008133CF">
          <w:rPr>
            <w:noProof/>
          </w:rPr>
          <w:t>9</w:t>
        </w:r>
      </w:fldSimple>
      <w:bookmarkEnd w:id="59"/>
      <w:r w:rsidR="001115FF">
        <w:rPr>
          <w:noProof/>
        </w:rPr>
        <w:t>.</w:t>
      </w:r>
      <w:r>
        <w:t xml:space="preserve"> Top </w:t>
      </w:r>
      <w:proofErr w:type="spellStart"/>
      <w:r>
        <w:t>menu</w:t>
      </w:r>
      <w:bookmarkEnd w:id="60"/>
      <w:proofErr w:type="spellEnd"/>
    </w:p>
    <w:p w14:paraId="34A18AF8" w14:textId="00F39EE8" w:rsidR="001129F5" w:rsidRDefault="001129F5" w:rsidP="00D04222">
      <w:pPr>
        <w:spacing w:after="240"/>
        <w:rPr>
          <w:lang w:val="en-GB"/>
        </w:rPr>
      </w:pPr>
      <w:r>
        <w:rPr>
          <w:lang w:val="en-GB"/>
        </w:rPr>
        <w:t>This view (</w:t>
      </w:r>
      <w:r>
        <w:rPr>
          <w:lang w:val="en-GB"/>
        </w:rPr>
        <w:fldChar w:fldCharType="begin"/>
      </w:r>
      <w:r>
        <w:rPr>
          <w:lang w:val="en-GB"/>
        </w:rPr>
        <w:instrText xml:space="preserve"> REF _Ref55376117 \h </w:instrText>
      </w:r>
      <w:r>
        <w:rPr>
          <w:lang w:val="en-GB"/>
        </w:rPr>
      </w:r>
      <w:r>
        <w:rPr>
          <w:lang w:val="en-GB"/>
        </w:rPr>
        <w:fldChar w:fldCharType="separate"/>
      </w:r>
      <w:proofErr w:type="spellStart"/>
      <w:r w:rsidR="008133CF">
        <w:t>Figure</w:t>
      </w:r>
      <w:proofErr w:type="spellEnd"/>
      <w:r w:rsidR="008133CF">
        <w:t xml:space="preserve"> </w:t>
      </w:r>
      <w:r w:rsidR="008133CF">
        <w:rPr>
          <w:noProof/>
        </w:rPr>
        <w:t>10</w:t>
      </w:r>
      <w:r>
        <w:rPr>
          <w:lang w:val="en-GB"/>
        </w:rPr>
        <w:fldChar w:fldCharType="end"/>
      </w:r>
      <w:r>
        <w:rPr>
          <w:lang w:val="en-GB"/>
        </w:rPr>
        <w:t xml:space="preserve">) allows users to check </w:t>
      </w:r>
      <w:r w:rsidR="009F160B">
        <w:rPr>
          <w:lang w:val="en-GB"/>
        </w:rPr>
        <w:t xml:space="preserve">a </w:t>
      </w:r>
      <w:r>
        <w:rPr>
          <w:lang w:val="en-GB"/>
        </w:rPr>
        <w:t xml:space="preserve">previously annotated PDFs clicking on </w:t>
      </w:r>
      <w:r w:rsidR="009F160B">
        <w:rPr>
          <w:lang w:val="en-GB"/>
        </w:rPr>
        <w:t xml:space="preserve">its </w:t>
      </w:r>
      <w:r>
        <w:rPr>
          <w:lang w:val="en-GB"/>
        </w:rPr>
        <w:t>title (1)</w:t>
      </w:r>
      <w:r w:rsidR="001115FF">
        <w:rPr>
          <w:lang w:val="en-GB"/>
        </w:rPr>
        <w:t>.</w:t>
      </w:r>
    </w:p>
    <w:p w14:paraId="53E48305" w14:textId="3EBC29CB" w:rsidR="001129F5" w:rsidRPr="009F160B" w:rsidRDefault="001129F5" w:rsidP="001129F5">
      <w:pPr>
        <w:spacing w:after="240"/>
        <w:rPr>
          <w:vanish/>
          <w:lang w:val="en-GB"/>
          <w:specVanish/>
        </w:rPr>
      </w:pPr>
      <w:r w:rsidRPr="00F96067">
        <w:rPr>
          <w:lang w:val="en-GB"/>
        </w:rPr>
        <w:lastRenderedPageBreak/>
        <w:t xml:space="preserve">To </w:t>
      </w:r>
    </w:p>
    <w:p w14:paraId="539C1B86" w14:textId="043647C7" w:rsidR="009F160B" w:rsidRPr="00F96067" w:rsidRDefault="009F160B" w:rsidP="001129F5">
      <w:pPr>
        <w:spacing w:after="240"/>
        <w:rPr>
          <w:vanish/>
          <w:lang w:val="en-GB"/>
          <w:specVanish/>
        </w:rPr>
      </w:pPr>
      <w:r>
        <w:rPr>
          <w:vanish/>
          <w:lang w:val="en-GB"/>
        </w:rPr>
        <w:t xml:space="preserve"> </w:t>
      </w:r>
    </w:p>
    <w:p w14:paraId="00834125" w14:textId="26D8C829" w:rsidR="001129F5" w:rsidRPr="009F160B" w:rsidRDefault="001129F5" w:rsidP="009F160B">
      <w:pPr>
        <w:pStyle w:val="Indiceentexto"/>
        <w:rPr>
          <w:vanish/>
          <w:specVanish/>
        </w:rPr>
      </w:pPr>
      <w:r w:rsidRPr="00F96067">
        <w:t xml:space="preserve"> </w:t>
      </w:r>
      <w:bookmarkStart w:id="61" w:name="_Toc139976757"/>
      <w:r>
        <w:t xml:space="preserve">edit </w:t>
      </w:r>
      <w:r w:rsidR="005233CF">
        <w:t xml:space="preserve">an </w:t>
      </w:r>
      <w:r>
        <w:t>annotated PDF</w:t>
      </w:r>
      <w:bookmarkEnd w:id="61"/>
    </w:p>
    <w:p w14:paraId="6583969F" w14:textId="316C53FE" w:rsidR="009F160B" w:rsidRPr="009F160B" w:rsidRDefault="009F160B" w:rsidP="009F160B">
      <w:pPr>
        <w:rPr>
          <w:vanish/>
          <w:lang w:val="en-GB"/>
          <w:specVanish/>
        </w:rPr>
      </w:pPr>
      <w:r>
        <w:rPr>
          <w:lang w:val="en-GB"/>
        </w:rPr>
        <w:t xml:space="preserve"> </w:t>
      </w:r>
    </w:p>
    <w:p w14:paraId="4666D240" w14:textId="132D2977" w:rsidR="001129F5" w:rsidRDefault="001129F5" w:rsidP="001129F5">
      <w:pPr>
        <w:spacing w:after="240"/>
        <w:rPr>
          <w:lang w:val="en-GB"/>
        </w:rPr>
      </w:pPr>
      <w:r w:rsidRPr="00F96067">
        <w:rPr>
          <w:color w:val="365F91" w:themeColor="accent1" w:themeShade="BF"/>
          <w:lang w:val="en-GB"/>
        </w:rPr>
        <w:t xml:space="preserve"> </w:t>
      </w:r>
      <w:r w:rsidRPr="00F96067">
        <w:rPr>
          <w:lang w:val="en-GB"/>
        </w:rPr>
        <w:t>, click the ‘</w:t>
      </w:r>
      <w:r w:rsidR="005233CF">
        <w:rPr>
          <w:lang w:val="en-GB"/>
        </w:rPr>
        <w:t>Edit</w:t>
      </w:r>
      <w:r w:rsidRPr="00F96067">
        <w:rPr>
          <w:lang w:val="en-GB"/>
        </w:rPr>
        <w:t>’ button (</w:t>
      </w:r>
      <w:r w:rsidR="005233CF">
        <w:rPr>
          <w:lang w:val="en-GB"/>
        </w:rPr>
        <w:t>2</w:t>
      </w:r>
      <w:r w:rsidRPr="00F96067">
        <w:rPr>
          <w:lang w:val="en-GB"/>
        </w:rPr>
        <w:t>)</w:t>
      </w:r>
      <w:r w:rsidR="005233CF">
        <w:rPr>
          <w:lang w:val="en-GB"/>
        </w:rPr>
        <w:t xml:space="preserve"> to add or remove annotations as explained in </w:t>
      </w:r>
      <w:r w:rsidR="005233CF">
        <w:rPr>
          <w:lang w:val="en-GB"/>
        </w:rPr>
        <w:fldChar w:fldCharType="begin"/>
      </w:r>
      <w:r w:rsidR="005233CF">
        <w:rPr>
          <w:lang w:val="en-GB"/>
        </w:rPr>
        <w:instrText xml:space="preserve"> REF _Ref55384284 \h </w:instrText>
      </w:r>
      <w:r w:rsidR="005233CF">
        <w:rPr>
          <w:lang w:val="en-GB"/>
        </w:rPr>
      </w:r>
      <w:r w:rsidR="005233CF">
        <w:rPr>
          <w:lang w:val="en-GB"/>
        </w:rPr>
        <w:fldChar w:fldCharType="separate"/>
      </w:r>
      <w:r w:rsidR="008133CF">
        <w:rPr>
          <w:lang w:val="en-GB"/>
        </w:rPr>
        <w:t>Annotating view</w:t>
      </w:r>
      <w:r w:rsidR="005233CF">
        <w:rPr>
          <w:lang w:val="en-GB"/>
        </w:rPr>
        <w:fldChar w:fldCharType="end"/>
      </w:r>
      <w:r w:rsidR="005233CF">
        <w:rPr>
          <w:lang w:val="en-GB"/>
        </w:rPr>
        <w:t xml:space="preserve"> section</w:t>
      </w:r>
      <w:r w:rsidRPr="00F96067">
        <w:rPr>
          <w:lang w:val="en-GB"/>
        </w:rPr>
        <w:t>.</w:t>
      </w:r>
    </w:p>
    <w:p w14:paraId="541FC0A5" w14:textId="77777777" w:rsidR="005233CF" w:rsidRPr="00F96067" w:rsidRDefault="005233CF" w:rsidP="005233CF">
      <w:pPr>
        <w:spacing w:after="240"/>
        <w:rPr>
          <w:vanish/>
          <w:lang w:val="en-GB"/>
          <w:specVanish/>
        </w:rPr>
      </w:pPr>
      <w:r w:rsidRPr="00F96067">
        <w:rPr>
          <w:lang w:val="en-GB"/>
        </w:rPr>
        <w:t xml:space="preserve">To </w:t>
      </w:r>
    </w:p>
    <w:p w14:paraId="3D5031D9" w14:textId="77777777" w:rsidR="009F160B" w:rsidRPr="009F160B" w:rsidRDefault="005233CF" w:rsidP="005233CF">
      <w:pPr>
        <w:pStyle w:val="Heading4"/>
        <w:rPr>
          <w:vanish/>
          <w:lang w:val="en-GB"/>
          <w:specVanish/>
        </w:rPr>
      </w:pPr>
      <w:r w:rsidRPr="00F96067">
        <w:rPr>
          <w:lang w:val="en-GB"/>
        </w:rPr>
        <w:t xml:space="preserve"> </w:t>
      </w:r>
    </w:p>
    <w:p w14:paraId="612E4A1D" w14:textId="29491757" w:rsidR="005233CF" w:rsidRPr="009F160B" w:rsidRDefault="009F160B" w:rsidP="009F160B">
      <w:pPr>
        <w:pStyle w:val="Indiceentexto"/>
        <w:rPr>
          <w:vanish/>
          <w:specVanish/>
        </w:rPr>
      </w:pPr>
      <w:r>
        <w:t xml:space="preserve"> </w:t>
      </w:r>
      <w:bookmarkStart w:id="62" w:name="_Toc139976758"/>
      <w:r w:rsidR="005233CF">
        <w:t>download an annotated PDF</w:t>
      </w:r>
      <w:bookmarkEnd w:id="62"/>
    </w:p>
    <w:p w14:paraId="1E65AF66" w14:textId="74111E13" w:rsidR="009F160B" w:rsidRPr="009F160B" w:rsidRDefault="009F160B" w:rsidP="009F160B">
      <w:pPr>
        <w:rPr>
          <w:vanish/>
          <w:lang w:val="en-GB"/>
          <w:specVanish/>
        </w:rPr>
      </w:pPr>
      <w:r>
        <w:rPr>
          <w:lang w:val="en-GB"/>
        </w:rPr>
        <w:t xml:space="preserve"> </w:t>
      </w:r>
    </w:p>
    <w:p w14:paraId="47DE2203" w14:textId="0587E419" w:rsidR="005233CF" w:rsidRPr="00F96067" w:rsidRDefault="005233CF" w:rsidP="005233CF">
      <w:pPr>
        <w:spacing w:after="240"/>
        <w:rPr>
          <w:lang w:val="en-GB"/>
        </w:rPr>
      </w:pPr>
      <w:r w:rsidRPr="00F96067">
        <w:rPr>
          <w:color w:val="365F91" w:themeColor="accent1" w:themeShade="BF"/>
          <w:lang w:val="en-GB"/>
        </w:rPr>
        <w:t xml:space="preserve"> </w:t>
      </w:r>
      <w:r w:rsidRPr="00F96067">
        <w:rPr>
          <w:lang w:val="en-GB"/>
        </w:rPr>
        <w:t>, click the ‘</w:t>
      </w:r>
      <w:r>
        <w:rPr>
          <w:lang w:val="en-GB"/>
        </w:rPr>
        <w:t>Download’</w:t>
      </w:r>
      <w:r w:rsidRPr="00F96067">
        <w:rPr>
          <w:lang w:val="en-GB"/>
        </w:rPr>
        <w:t xml:space="preserve"> button (</w:t>
      </w:r>
      <w:r>
        <w:rPr>
          <w:lang w:val="en-GB"/>
        </w:rPr>
        <w:t>3</w:t>
      </w:r>
      <w:r w:rsidRPr="00F96067">
        <w:rPr>
          <w:lang w:val="en-GB"/>
        </w:rPr>
        <w:t>)</w:t>
      </w:r>
      <w:r>
        <w:rPr>
          <w:lang w:val="en-GB"/>
        </w:rPr>
        <w:t xml:space="preserve"> to save the file in your computer</w:t>
      </w:r>
      <w:r w:rsidRPr="00F96067">
        <w:rPr>
          <w:lang w:val="en-GB"/>
        </w:rPr>
        <w:t>.</w:t>
      </w:r>
    </w:p>
    <w:p w14:paraId="3A171F5F" w14:textId="2A372D0D" w:rsidR="005233CF" w:rsidRPr="00F96067" w:rsidRDefault="005233CF" w:rsidP="005233CF">
      <w:pPr>
        <w:spacing w:after="240"/>
        <w:rPr>
          <w:vanish/>
          <w:lang w:val="en-GB"/>
          <w:specVanish/>
        </w:rPr>
      </w:pPr>
      <w:r w:rsidRPr="00F96067">
        <w:rPr>
          <w:lang w:val="en-GB"/>
        </w:rPr>
        <w:t xml:space="preserve">To </w:t>
      </w:r>
    </w:p>
    <w:p w14:paraId="6CB40DC3" w14:textId="77777777" w:rsidR="009F160B" w:rsidRPr="009F160B" w:rsidRDefault="005233CF" w:rsidP="005233CF">
      <w:pPr>
        <w:pStyle w:val="Heading4"/>
        <w:rPr>
          <w:vanish/>
          <w:lang w:val="en-GB"/>
          <w:specVanish/>
        </w:rPr>
      </w:pPr>
      <w:r w:rsidRPr="00F96067">
        <w:rPr>
          <w:lang w:val="en-GB"/>
        </w:rPr>
        <w:t xml:space="preserve"> </w:t>
      </w:r>
    </w:p>
    <w:p w14:paraId="241B4EDD" w14:textId="48BE862D" w:rsidR="005233CF" w:rsidRPr="009F160B" w:rsidRDefault="009F160B" w:rsidP="009F160B">
      <w:pPr>
        <w:pStyle w:val="Indiceentexto"/>
        <w:rPr>
          <w:vanish/>
          <w:specVanish/>
        </w:rPr>
      </w:pPr>
      <w:r>
        <w:t xml:space="preserve"> </w:t>
      </w:r>
      <w:bookmarkStart w:id="63" w:name="_Toc139976759"/>
      <w:r w:rsidR="005233CF">
        <w:t>remove an annotated PDF</w:t>
      </w:r>
      <w:bookmarkEnd w:id="63"/>
    </w:p>
    <w:p w14:paraId="0127DEA2" w14:textId="05E3EC99" w:rsidR="00014CFF" w:rsidRDefault="005233CF" w:rsidP="00D04222">
      <w:pPr>
        <w:spacing w:after="240"/>
        <w:rPr>
          <w:noProof/>
        </w:rPr>
      </w:pPr>
      <w:r w:rsidRPr="00F96067">
        <w:rPr>
          <w:color w:val="365F91" w:themeColor="accent1" w:themeShade="BF"/>
          <w:lang w:val="en-GB"/>
        </w:rPr>
        <w:t xml:space="preserve"> </w:t>
      </w:r>
      <w:r w:rsidRPr="00F96067">
        <w:rPr>
          <w:lang w:val="en-GB"/>
        </w:rPr>
        <w:t>, click the ‘</w:t>
      </w:r>
      <w:r>
        <w:rPr>
          <w:lang w:val="en-GB"/>
        </w:rPr>
        <w:t>Remove’</w:t>
      </w:r>
      <w:r w:rsidRPr="00F96067">
        <w:rPr>
          <w:lang w:val="en-GB"/>
        </w:rPr>
        <w:t xml:space="preserve"> button (</w:t>
      </w:r>
      <w:r>
        <w:rPr>
          <w:lang w:val="en-GB"/>
        </w:rPr>
        <w:t>4</w:t>
      </w:r>
      <w:r w:rsidRPr="00F96067">
        <w:rPr>
          <w:lang w:val="en-GB"/>
        </w:rPr>
        <w:t>)</w:t>
      </w:r>
      <w:r>
        <w:rPr>
          <w:lang w:val="en-GB"/>
        </w:rPr>
        <w:t xml:space="preserve"> to remove it from your list and </w:t>
      </w:r>
      <w:commentRangeStart w:id="64"/>
      <w:r>
        <w:rPr>
          <w:lang w:val="en-GB"/>
        </w:rPr>
        <w:t>from BMT</w:t>
      </w:r>
      <w:r w:rsidRPr="00F96067">
        <w:rPr>
          <w:lang w:val="en-GB"/>
        </w:rPr>
        <w:t>.</w:t>
      </w:r>
      <w:r w:rsidRPr="005233CF">
        <w:rPr>
          <w:noProof/>
        </w:rPr>
        <w:t xml:space="preserve"> </w:t>
      </w:r>
      <w:commentRangeEnd w:id="64"/>
      <w:r w:rsidR="009F160B">
        <w:rPr>
          <w:rStyle w:val="CommentReference"/>
        </w:rPr>
        <w:commentReference w:id="64"/>
      </w:r>
    </w:p>
    <w:p w14:paraId="2B23D50A" w14:textId="77777777" w:rsidR="009F160B" w:rsidRPr="009F160B" w:rsidRDefault="005233CF" w:rsidP="00D04222">
      <w:pPr>
        <w:spacing w:after="240"/>
        <w:rPr>
          <w:noProof/>
          <w:vanish/>
          <w:specVanish/>
        </w:rPr>
      </w:pPr>
      <w:r>
        <w:rPr>
          <w:noProof/>
        </w:rPr>
        <w:t xml:space="preserve">You can also </w:t>
      </w:r>
    </w:p>
    <w:p w14:paraId="5F016103" w14:textId="3D480F91" w:rsidR="009F160B" w:rsidRPr="009F160B" w:rsidRDefault="009F160B" w:rsidP="009F160B">
      <w:pPr>
        <w:pStyle w:val="Indiceentexto"/>
        <w:rPr>
          <w:noProof/>
          <w:vanish/>
          <w:specVanish/>
        </w:rPr>
      </w:pPr>
      <w:r>
        <w:rPr>
          <w:noProof/>
        </w:rPr>
        <w:t xml:space="preserve"> </w:t>
      </w:r>
      <w:bookmarkStart w:id="65" w:name="_Toc139976760"/>
      <w:r w:rsidR="005233CF">
        <w:rPr>
          <w:noProof/>
        </w:rPr>
        <w:t>filter annotated PDFs</w:t>
      </w:r>
      <w:bookmarkEnd w:id="65"/>
      <w:r w:rsidR="005233CF">
        <w:rPr>
          <w:noProof/>
        </w:rPr>
        <w:t xml:space="preserve"> </w:t>
      </w:r>
    </w:p>
    <w:p w14:paraId="72BF5BD5" w14:textId="77777777" w:rsidR="009F160B" w:rsidRPr="009F160B" w:rsidRDefault="009F160B" w:rsidP="00D04222">
      <w:pPr>
        <w:spacing w:after="240"/>
        <w:rPr>
          <w:noProof/>
          <w:vanish/>
          <w:specVanish/>
        </w:rPr>
      </w:pPr>
      <w:r>
        <w:rPr>
          <w:noProof/>
        </w:rPr>
        <w:t xml:space="preserve"> </w:t>
      </w:r>
      <w:r w:rsidR="005233CF">
        <w:rPr>
          <w:noProof/>
        </w:rPr>
        <w:t xml:space="preserve">by searching in the text field (4) or </w:t>
      </w:r>
    </w:p>
    <w:p w14:paraId="65A1FBE1" w14:textId="1248E55F" w:rsidR="009F160B" w:rsidRPr="009F160B" w:rsidRDefault="009F160B" w:rsidP="009F160B">
      <w:pPr>
        <w:pStyle w:val="Indiceentexto"/>
        <w:rPr>
          <w:noProof/>
          <w:vanish/>
          <w:specVanish/>
        </w:rPr>
      </w:pPr>
      <w:r>
        <w:rPr>
          <w:noProof/>
        </w:rPr>
        <w:t xml:space="preserve"> </w:t>
      </w:r>
      <w:bookmarkStart w:id="66" w:name="_Toc139976761"/>
      <w:r w:rsidR="005233CF">
        <w:rPr>
          <w:noProof/>
        </w:rPr>
        <w:t>start a new annotation</w:t>
      </w:r>
      <w:bookmarkEnd w:id="66"/>
    </w:p>
    <w:p w14:paraId="13F86A40" w14:textId="3232E5AD" w:rsidR="005233CF" w:rsidRDefault="005233CF" w:rsidP="00D04222">
      <w:pPr>
        <w:spacing w:after="240"/>
        <w:rPr>
          <w:lang w:val="en-GB"/>
        </w:rPr>
      </w:pPr>
      <w:r>
        <w:rPr>
          <w:noProof/>
        </w:rPr>
        <w:t xml:space="preserve"> with the ‘Annotate new PDF’(5).</w:t>
      </w:r>
    </w:p>
    <w:p w14:paraId="4CA750F0" w14:textId="4B797376" w:rsidR="001129F5" w:rsidRDefault="005233CF" w:rsidP="001129F5">
      <w:pPr>
        <w:keepNext/>
        <w:spacing w:after="240"/>
      </w:pPr>
      <w:r w:rsidRPr="00474C2C">
        <w:rPr>
          <w:noProof/>
        </w:rPr>
        <mc:AlternateContent>
          <mc:Choice Requires="wpg">
            <w:drawing>
              <wp:anchor distT="0" distB="0" distL="114300" distR="114300" simplePos="0" relativeHeight="251710976" behindDoc="0" locked="0" layoutInCell="1" allowOverlap="1" wp14:anchorId="0D4F539B" wp14:editId="2DD3CB7D">
                <wp:simplePos x="0" y="0"/>
                <wp:positionH relativeFrom="column">
                  <wp:posOffset>880110</wp:posOffset>
                </wp:positionH>
                <wp:positionV relativeFrom="paragraph">
                  <wp:posOffset>527489</wp:posOffset>
                </wp:positionV>
                <wp:extent cx="262255" cy="273050"/>
                <wp:effectExtent l="0" t="0" r="0" b="0"/>
                <wp:wrapNone/>
                <wp:docPr id="114" name="Group 37"/>
                <wp:cNvGraphicFramePr/>
                <a:graphic xmlns:a="http://schemas.openxmlformats.org/drawingml/2006/main">
                  <a:graphicData uri="http://schemas.microsoft.com/office/word/2010/wordprocessingGroup">
                    <wpg:wgp>
                      <wpg:cNvGrpSpPr/>
                      <wpg:grpSpPr>
                        <a:xfrm>
                          <a:off x="0" y="0"/>
                          <a:ext cx="262255" cy="273050"/>
                          <a:chOff x="-29710" y="78588"/>
                          <a:chExt cx="262466" cy="273050"/>
                        </a:xfrm>
                      </wpg:grpSpPr>
                      <wps:wsp>
                        <wps:cNvPr id="116"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043E773E" w14:textId="77777777" w:rsidR="00241692" w:rsidRPr="004B4205" w:rsidRDefault="00241692" w:rsidP="005233CF">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Cuadro de texto 104"/>
                        <wps:cNvSpPr txBox="1"/>
                        <wps:spPr>
                          <a:xfrm>
                            <a:off x="-29710" y="78588"/>
                            <a:ext cx="262466" cy="273050"/>
                          </a:xfrm>
                          <a:prstGeom prst="rect">
                            <a:avLst/>
                          </a:prstGeom>
                          <a:noFill/>
                          <a:ln w="6350">
                            <a:noFill/>
                          </a:ln>
                        </wps:spPr>
                        <wps:txbx>
                          <w:txbxContent>
                            <w:p w14:paraId="73BE0E7C" w14:textId="77777777" w:rsidR="00241692" w:rsidRDefault="00241692" w:rsidP="005233CF">
                              <w:pPr>
                                <w:rPr>
                                  <w:color w:val="FFFFFF" w:themeColor="background1"/>
                                  <w:sz w:val="18"/>
                                  <w:lang w:val="es-ES"/>
                                </w:rPr>
                              </w:pPr>
                              <w:r>
                                <w:rPr>
                                  <w:color w:val="FFFFFF" w:themeColor="background1"/>
                                  <w:sz w:val="18"/>
                                  <w:lang w:val="es-ES"/>
                                </w:rPr>
                                <w:t>5</w:t>
                              </w:r>
                            </w:p>
                            <w:p w14:paraId="5D3EA780" w14:textId="77777777" w:rsidR="00241692" w:rsidRDefault="00241692" w:rsidP="00523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4F539B" id="_x0000_s1138" style="position:absolute;left:0;text-align:left;margin-left:69.3pt;margin-top:41.55pt;width:20.65pt;height:21.5pt;z-index:251710976;mso-width-relative:margin;mso-height-relative:margin" coordorigin="-29710,78588" coordsize="262466,2730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">
                <v:oval id="Elipse 103" o:spid="_x0000_s1139"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" fillcolor="#ffc000" stroked="f">
                  <v:shadow on="t" color="black" opacity="22937f" origin=",.5" offset="0,.63889mm"/>
                  <v:textbox>
                    <w:txbxContent>
                      <w:p w14:paraId="043E773E" w14:textId="77777777" w:rsidR="00241692" w:rsidRPr="004B4205" w:rsidRDefault="00241692" w:rsidP="005233CF">
                        <w:pPr>
                          <w:jc w:val="center"/>
                          <w:rPr>
                            <w:color w:val="404040" w:themeColor="text1" w:themeTint="BF"/>
                            <w:sz w:val="22"/>
                          </w:rPr>
                        </w:pPr>
                      </w:p>
                    </w:txbxContent>
                  </v:textbox>
                </v:oval>
                <v:shape id="Cuadro de texto 104" o:spid="_x0000_s1140" type="#_x0000_t202" style="position:absolute;left:-29710;top:78588;width:262466;height:2730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" filled="f" stroked="f" strokeweight=".5pt">
                  <v:textbox>
                    <w:txbxContent>
                      <w:p w14:paraId="73BE0E7C" w14:textId="77777777" w:rsidR="00241692" w:rsidRDefault="00241692" w:rsidP="005233CF">
                        <w:pPr>
                          <w:rPr>
                            <w:color w:val="FFFFFF" w:themeColor="background1"/>
                            <w:sz w:val="18"/>
                            <w:lang w:val="es-ES"/>
                          </w:rPr>
                        </w:pPr>
                        <w:r>
                          <w:rPr>
                            <w:color w:val="FFFFFF" w:themeColor="background1"/>
                            <w:sz w:val="18"/>
                            <w:lang w:val="es-ES"/>
                          </w:rPr>
                          <w:t>5</w:t>
                        </w:r>
                      </w:p>
                      <w:p w14:paraId="5D3EA780" w14:textId="77777777" w:rsidR="00241692" w:rsidRDefault="00241692" w:rsidP="005233CF"/>
                    </w:txbxContent>
                  </v:textbox>
                </v:shape>
              </v:group>
            </w:pict>
          </mc:Fallback>
        </mc:AlternateContent>
      </w:r>
      <w:r w:rsidRPr="00474C2C">
        <w:rPr>
          <w:noProof/>
        </w:rPr>
        <mc:AlternateContent>
          <mc:Choice Requires="wpg">
            <w:drawing>
              <wp:anchor distT="0" distB="0" distL="114300" distR="114300" simplePos="0" relativeHeight="251708928" behindDoc="0" locked="0" layoutInCell="1" allowOverlap="1" wp14:anchorId="55E494F4" wp14:editId="4D436703">
                <wp:simplePos x="0" y="0"/>
                <wp:positionH relativeFrom="column">
                  <wp:posOffset>2810722</wp:posOffset>
                </wp:positionH>
                <wp:positionV relativeFrom="paragraph">
                  <wp:posOffset>566533</wp:posOffset>
                </wp:positionV>
                <wp:extent cx="211455" cy="273050"/>
                <wp:effectExtent l="0" t="0" r="4445" b="0"/>
                <wp:wrapNone/>
                <wp:docPr id="85" name="Group 34"/>
                <wp:cNvGraphicFramePr/>
                <a:graphic xmlns:a="http://schemas.openxmlformats.org/drawingml/2006/main">
                  <a:graphicData uri="http://schemas.microsoft.com/office/word/2010/wordprocessingGroup">
                    <wpg:wgp>
                      <wpg:cNvGrpSpPr/>
                      <wpg:grpSpPr>
                        <a:xfrm>
                          <a:off x="0" y="0"/>
                          <a:ext cx="211455" cy="273050"/>
                          <a:chOff x="-29710" y="78588"/>
                          <a:chExt cx="211516" cy="273474"/>
                        </a:xfrm>
                      </wpg:grpSpPr>
                      <wps:wsp>
                        <wps:cNvPr id="10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03BC6989" w14:textId="77777777" w:rsidR="00241692" w:rsidRPr="004B4205" w:rsidRDefault="00241692" w:rsidP="005233CF">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Cuadro de texto 104"/>
                        <wps:cNvSpPr txBox="1"/>
                        <wps:spPr>
                          <a:xfrm>
                            <a:off x="-29710" y="78588"/>
                            <a:ext cx="211455" cy="273474"/>
                          </a:xfrm>
                          <a:prstGeom prst="rect">
                            <a:avLst/>
                          </a:prstGeom>
                          <a:noFill/>
                          <a:ln w="6350">
                            <a:noFill/>
                          </a:ln>
                        </wps:spPr>
                        <wps:txbx>
                          <w:txbxContent>
                            <w:p w14:paraId="462D04BB" w14:textId="77777777" w:rsidR="00241692" w:rsidRDefault="00241692" w:rsidP="005233CF">
                              <w:pPr>
                                <w:rPr>
                                  <w:color w:val="FFFFFF" w:themeColor="background1"/>
                                  <w:sz w:val="18"/>
                                  <w:lang w:val="es-ES"/>
                                </w:rPr>
                              </w:pPr>
                              <w:r>
                                <w:rPr>
                                  <w:color w:val="FFFFFF" w:themeColor="background1"/>
                                  <w:sz w:val="18"/>
                                  <w:lang w:val="es-ES"/>
                                </w:rPr>
                                <w:t>4</w:t>
                              </w:r>
                            </w:p>
                            <w:p w14:paraId="481B562C" w14:textId="77777777" w:rsidR="00241692" w:rsidRDefault="00241692" w:rsidP="00523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E494F4" id="_x0000_s1141" style="position:absolute;left:0;text-align:left;margin-left:221.3pt;margin-top:44.6pt;width:16.65pt;height:21.5pt;z-index:251708928;mso-width-relative:margin;mso-height-relative:margin" coordorigin="-29710,78588" coordsize="211516,2734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">
                <v:oval id="Elipse 103" o:spid="_x0000_s1142"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" fillcolor="#ffc000" stroked="f">
                  <v:shadow on="t" color="black" opacity="22937f" origin=",.5" offset="0,.63889mm"/>
                  <v:textbox>
                    <w:txbxContent>
                      <w:p w14:paraId="03BC6989" w14:textId="77777777" w:rsidR="00241692" w:rsidRPr="004B4205" w:rsidRDefault="00241692" w:rsidP="005233CF">
                        <w:pPr>
                          <w:jc w:val="center"/>
                          <w:rPr>
                            <w:color w:val="404040" w:themeColor="text1" w:themeTint="BF"/>
                            <w:sz w:val="22"/>
                          </w:rPr>
                        </w:pPr>
                      </w:p>
                    </w:txbxContent>
                  </v:textbox>
                </v:oval>
                <v:shape id="Cuadro de texto 104" o:spid="_x0000_s1143" type="#_x0000_t202" style="position:absolute;left:-29710;top:78588;width:211455;height:273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" filled="f" stroked="f" strokeweight=".5pt">
                  <v:textbox>
                    <w:txbxContent>
                      <w:p w14:paraId="462D04BB" w14:textId="77777777" w:rsidR="00241692" w:rsidRDefault="00241692" w:rsidP="005233CF">
                        <w:pPr>
                          <w:rPr>
                            <w:color w:val="FFFFFF" w:themeColor="background1"/>
                            <w:sz w:val="18"/>
                            <w:lang w:val="es-ES"/>
                          </w:rPr>
                        </w:pPr>
                        <w:r>
                          <w:rPr>
                            <w:color w:val="FFFFFF" w:themeColor="background1"/>
                            <w:sz w:val="18"/>
                            <w:lang w:val="es-ES"/>
                          </w:rPr>
                          <w:t>4</w:t>
                        </w:r>
                      </w:p>
                      <w:p w14:paraId="481B562C" w14:textId="77777777" w:rsidR="00241692" w:rsidRDefault="00241692" w:rsidP="005233CF"/>
                    </w:txbxContent>
                  </v:textbox>
                </v:shape>
              </v:group>
            </w:pict>
          </mc:Fallback>
        </mc:AlternateContent>
      </w:r>
      <w:r w:rsidR="001129F5" w:rsidRPr="00474C2C">
        <w:rPr>
          <w:noProof/>
        </w:rPr>
        <mc:AlternateContent>
          <mc:Choice Requires="wpg">
            <w:drawing>
              <wp:anchor distT="0" distB="0" distL="114300" distR="114300" simplePos="0" relativeHeight="251706880" behindDoc="0" locked="0" layoutInCell="1" allowOverlap="1" wp14:anchorId="6A600844" wp14:editId="505E5082">
                <wp:simplePos x="0" y="0"/>
                <wp:positionH relativeFrom="column">
                  <wp:posOffset>5223299</wp:posOffset>
                </wp:positionH>
                <wp:positionV relativeFrom="paragraph">
                  <wp:posOffset>1055335</wp:posOffset>
                </wp:positionV>
                <wp:extent cx="211455" cy="273050"/>
                <wp:effectExtent l="0" t="0" r="4445" b="0"/>
                <wp:wrapNone/>
                <wp:docPr id="81" name="Group 34"/>
                <wp:cNvGraphicFramePr/>
                <a:graphic xmlns:a="http://schemas.openxmlformats.org/drawingml/2006/main">
                  <a:graphicData uri="http://schemas.microsoft.com/office/word/2010/wordprocessingGroup">
                    <wpg:wgp>
                      <wpg:cNvGrpSpPr/>
                      <wpg:grpSpPr>
                        <a:xfrm>
                          <a:off x="0" y="0"/>
                          <a:ext cx="211455" cy="273050"/>
                          <a:chOff x="-29710" y="78588"/>
                          <a:chExt cx="211516" cy="273474"/>
                        </a:xfrm>
                      </wpg:grpSpPr>
                      <wps:wsp>
                        <wps:cNvPr id="83"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3F72C45D" w14:textId="77777777" w:rsidR="00241692" w:rsidRPr="004B4205" w:rsidRDefault="00241692" w:rsidP="001129F5">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Cuadro de texto 104"/>
                        <wps:cNvSpPr txBox="1"/>
                        <wps:spPr>
                          <a:xfrm>
                            <a:off x="-29710" y="78588"/>
                            <a:ext cx="211455" cy="273474"/>
                          </a:xfrm>
                          <a:prstGeom prst="rect">
                            <a:avLst/>
                          </a:prstGeom>
                          <a:noFill/>
                          <a:ln w="6350">
                            <a:noFill/>
                          </a:ln>
                        </wps:spPr>
                        <wps:txbx>
                          <w:txbxContent>
                            <w:p w14:paraId="331310FE" w14:textId="77777777" w:rsidR="00241692" w:rsidRDefault="00241692" w:rsidP="001129F5">
                              <w:pPr>
                                <w:rPr>
                                  <w:color w:val="FFFFFF" w:themeColor="background1"/>
                                  <w:sz w:val="18"/>
                                  <w:lang w:val="es-ES"/>
                                </w:rPr>
                              </w:pPr>
                              <w:r>
                                <w:rPr>
                                  <w:color w:val="FFFFFF" w:themeColor="background1"/>
                                  <w:sz w:val="18"/>
                                  <w:lang w:val="es-ES"/>
                                </w:rPr>
                                <w:t>4</w:t>
                              </w:r>
                            </w:p>
                            <w:p w14:paraId="7D7FA355" w14:textId="77777777" w:rsidR="00241692" w:rsidRDefault="00241692" w:rsidP="001129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600844" id="_x0000_s1144" style="position:absolute;left:0;text-align:left;margin-left:411.3pt;margin-top:83.1pt;width:16.65pt;height:21.5pt;z-index:251706880;mso-width-relative:margin;mso-height-relative:margin" coordorigin="-29710,78588" coordsize="211516,2734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">
                <v:oval id="Elipse 103" o:spid="_x0000_s1145"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" fillcolor="#ffc000" stroked="f">
                  <v:shadow on="t" color="black" opacity="22937f" origin=",.5" offset="0,.63889mm"/>
                  <v:textbox>
                    <w:txbxContent>
                      <w:p w14:paraId="3F72C45D" w14:textId="77777777" w:rsidR="00241692" w:rsidRPr="004B4205" w:rsidRDefault="00241692" w:rsidP="001129F5">
                        <w:pPr>
                          <w:jc w:val="center"/>
                          <w:rPr>
                            <w:color w:val="404040" w:themeColor="text1" w:themeTint="BF"/>
                            <w:sz w:val="22"/>
                          </w:rPr>
                        </w:pPr>
                      </w:p>
                    </w:txbxContent>
                  </v:textbox>
                </v:oval>
                <v:shape id="Cuadro de texto 104" o:spid="_x0000_s1146" type="#_x0000_t202" style="position:absolute;left:-29710;top:78588;width:211455;height:2734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" filled="f" stroked="f" strokeweight=".5pt">
                  <v:textbox>
                    <w:txbxContent>
                      <w:p w14:paraId="331310FE" w14:textId="77777777" w:rsidR="00241692" w:rsidRDefault="00241692" w:rsidP="001129F5">
                        <w:pPr>
                          <w:rPr>
                            <w:color w:val="FFFFFF" w:themeColor="background1"/>
                            <w:sz w:val="18"/>
                            <w:lang w:val="es-ES"/>
                          </w:rPr>
                        </w:pPr>
                        <w:r>
                          <w:rPr>
                            <w:color w:val="FFFFFF" w:themeColor="background1"/>
                            <w:sz w:val="18"/>
                            <w:lang w:val="es-ES"/>
                          </w:rPr>
                          <w:t>4</w:t>
                        </w:r>
                      </w:p>
                      <w:p w14:paraId="7D7FA355" w14:textId="77777777" w:rsidR="00241692" w:rsidRDefault="00241692" w:rsidP="001129F5"/>
                    </w:txbxContent>
                  </v:textbox>
                </v:shape>
              </v:group>
            </w:pict>
          </mc:Fallback>
        </mc:AlternateContent>
      </w:r>
      <w:r w:rsidR="001129F5" w:rsidRPr="001129F5">
        <w:rPr>
          <w:noProof/>
        </w:rPr>
        <mc:AlternateContent>
          <mc:Choice Requires="wpg">
            <w:drawing>
              <wp:anchor distT="0" distB="0" distL="114300" distR="114300" simplePos="0" relativeHeight="251704832" behindDoc="0" locked="0" layoutInCell="1" allowOverlap="1" wp14:anchorId="7CE373B9" wp14:editId="7FA74DBD">
                <wp:simplePos x="0" y="0"/>
                <wp:positionH relativeFrom="column">
                  <wp:posOffset>4951730</wp:posOffset>
                </wp:positionH>
                <wp:positionV relativeFrom="paragraph">
                  <wp:posOffset>762016</wp:posOffset>
                </wp:positionV>
                <wp:extent cx="211455" cy="254000"/>
                <wp:effectExtent l="0" t="0" r="4445" b="0"/>
                <wp:wrapNone/>
                <wp:docPr id="68" name="Group 30"/>
                <wp:cNvGraphicFramePr/>
                <a:graphic xmlns:a="http://schemas.openxmlformats.org/drawingml/2006/main">
                  <a:graphicData uri="http://schemas.microsoft.com/office/word/2010/wordprocessingGroup">
                    <wpg:wgp>
                      <wpg:cNvGrpSpPr/>
                      <wpg:grpSpPr>
                        <a:xfrm>
                          <a:off x="0" y="0"/>
                          <a:ext cx="211455" cy="254000"/>
                          <a:chOff x="-29710" y="78588"/>
                          <a:chExt cx="211516" cy="254000"/>
                        </a:xfrm>
                      </wpg:grpSpPr>
                      <wps:wsp>
                        <wps:cNvPr id="79"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6B7DDEFB" w14:textId="77777777" w:rsidR="00241692" w:rsidRPr="004B4205" w:rsidRDefault="00241692" w:rsidP="001129F5">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Cuadro de texto 104"/>
                        <wps:cNvSpPr txBox="1"/>
                        <wps:spPr>
                          <a:xfrm>
                            <a:off x="-29710" y="78588"/>
                            <a:ext cx="211455" cy="254000"/>
                          </a:xfrm>
                          <a:prstGeom prst="rect">
                            <a:avLst/>
                          </a:prstGeom>
                          <a:noFill/>
                          <a:ln w="6350">
                            <a:noFill/>
                          </a:ln>
                        </wps:spPr>
                        <wps:txbx>
                          <w:txbxContent>
                            <w:p w14:paraId="56E0458F" w14:textId="77777777" w:rsidR="00241692" w:rsidRPr="001B59F7" w:rsidRDefault="00241692" w:rsidP="001129F5">
                              <w:pPr>
                                <w:rPr>
                                  <w:color w:val="FFFFFF" w:themeColor="background1"/>
                                  <w:sz w:val="18"/>
                                  <w:lang w:val="es-ES"/>
                                </w:rPr>
                              </w:pPr>
                              <w:r>
                                <w:rPr>
                                  <w:color w:val="FFFFFF" w:themeColor="background1"/>
                                  <w:sz w:val="18"/>
                                  <w:lang w:val="es-ES"/>
                                </w:rPr>
                                <w:t>3</w:t>
                              </w:r>
                            </w:p>
                            <w:p w14:paraId="74D95AE2" w14:textId="77777777" w:rsidR="00241692" w:rsidRDefault="00241692" w:rsidP="001129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E373B9" id="_x0000_s1147" style="position:absolute;left:0;text-align:left;margin-left:389.9pt;margin-top:60pt;width:16.65pt;height:20pt;z-index:251704832;mso-width-relative:margin;mso-height-relative:margin" coordorigin="-29710,78588" coordsize="211516,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">
                <v:oval id="Elipse 103" o:spid="_x0000_s1148"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" fillcolor="#ffc000" stroked="f">
                  <v:shadow on="t" color="black" opacity="22937f" origin=",.5" offset="0,.63889mm"/>
                  <v:textbox>
                    <w:txbxContent>
                      <w:p w14:paraId="6B7DDEFB" w14:textId="77777777" w:rsidR="00241692" w:rsidRPr="004B4205" w:rsidRDefault="00241692" w:rsidP="001129F5">
                        <w:pPr>
                          <w:jc w:val="center"/>
                          <w:rPr>
                            <w:color w:val="404040" w:themeColor="text1" w:themeTint="BF"/>
                            <w:sz w:val="22"/>
                          </w:rPr>
                        </w:pPr>
                      </w:p>
                    </w:txbxContent>
                  </v:textbox>
                </v:oval>
                <v:shape id="Cuadro de texto 104" o:spid="_x0000_s1149" type="#_x0000_t202" style="position:absolute;left:-29710;top:78588;width:211455;height:254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" filled="f" stroked="f" strokeweight=".5pt">
                  <v:textbox>
                    <w:txbxContent>
                      <w:p w14:paraId="56E0458F" w14:textId="77777777" w:rsidR="00241692" w:rsidRPr="001B59F7" w:rsidRDefault="00241692" w:rsidP="001129F5">
                        <w:pPr>
                          <w:rPr>
                            <w:color w:val="FFFFFF" w:themeColor="background1"/>
                            <w:sz w:val="18"/>
                            <w:lang w:val="es-ES"/>
                          </w:rPr>
                        </w:pPr>
                        <w:r>
                          <w:rPr>
                            <w:color w:val="FFFFFF" w:themeColor="background1"/>
                            <w:sz w:val="18"/>
                            <w:lang w:val="es-ES"/>
                          </w:rPr>
                          <w:t>3</w:t>
                        </w:r>
                      </w:p>
                      <w:p w14:paraId="74D95AE2" w14:textId="77777777" w:rsidR="00241692" w:rsidRDefault="00241692" w:rsidP="001129F5"/>
                    </w:txbxContent>
                  </v:textbox>
                </v:shape>
              </v:group>
            </w:pict>
          </mc:Fallback>
        </mc:AlternateContent>
      </w:r>
      <w:r w:rsidR="001129F5" w:rsidRPr="001129F5">
        <w:rPr>
          <w:noProof/>
        </w:rPr>
        <mc:AlternateContent>
          <mc:Choice Requires="wpg">
            <w:drawing>
              <wp:anchor distT="0" distB="0" distL="114300" distR="114300" simplePos="0" relativeHeight="251703808" behindDoc="0" locked="0" layoutInCell="1" allowOverlap="1" wp14:anchorId="4B71FA90" wp14:editId="5DEA46B4">
                <wp:simplePos x="0" y="0"/>
                <wp:positionH relativeFrom="column">
                  <wp:posOffset>4655820</wp:posOffset>
                </wp:positionH>
                <wp:positionV relativeFrom="paragraph">
                  <wp:posOffset>1029758</wp:posOffset>
                </wp:positionV>
                <wp:extent cx="211455" cy="231140"/>
                <wp:effectExtent l="0" t="0" r="4445" b="0"/>
                <wp:wrapNone/>
                <wp:docPr id="58" name="Group 27"/>
                <wp:cNvGraphicFramePr/>
                <a:graphic xmlns:a="http://schemas.openxmlformats.org/drawingml/2006/main">
                  <a:graphicData uri="http://schemas.microsoft.com/office/word/2010/wordprocessingGroup">
                    <wpg:wgp>
                      <wpg:cNvGrpSpPr/>
                      <wpg:grpSpPr>
                        <a:xfrm>
                          <a:off x="0" y="0"/>
                          <a:ext cx="211455" cy="231140"/>
                          <a:chOff x="-29710" y="78588"/>
                          <a:chExt cx="211516" cy="231626"/>
                        </a:xfrm>
                      </wpg:grpSpPr>
                      <wps:wsp>
                        <wps:cNvPr id="6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BD35DA1" w14:textId="77777777" w:rsidR="00241692" w:rsidRPr="004B4205" w:rsidRDefault="00241692" w:rsidP="001129F5">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Cuadro de texto 104"/>
                        <wps:cNvSpPr txBox="1"/>
                        <wps:spPr>
                          <a:xfrm>
                            <a:off x="-29710" y="78588"/>
                            <a:ext cx="202565" cy="231626"/>
                          </a:xfrm>
                          <a:prstGeom prst="rect">
                            <a:avLst/>
                          </a:prstGeom>
                          <a:noFill/>
                          <a:ln w="6350">
                            <a:noFill/>
                          </a:ln>
                        </wps:spPr>
                        <wps:txbx>
                          <w:txbxContent>
                            <w:p w14:paraId="06BBBE3D" w14:textId="77777777" w:rsidR="00241692" w:rsidRPr="001B59F7" w:rsidRDefault="00241692" w:rsidP="001129F5">
                              <w:pPr>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71FA90" id="_x0000_s1150" style="position:absolute;left:0;text-align:left;margin-left:366.6pt;margin-top:81.1pt;width:16.65pt;height:18.2pt;z-index:251703808;mso-width-relative:margin;mso-height-relative:margin" coordorigin="-29710,78588" coordsize="211516,2316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">
                <v:oval id="Elipse 103" o:spid="_x0000_s1151"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" fillcolor="#ffc000" stroked="f">
                  <v:shadow on="t" color="black" opacity="22937f" origin=",.5" offset="0,.63889mm"/>
                  <v:textbox>
                    <w:txbxContent>
                      <w:p w14:paraId="4BD35DA1" w14:textId="77777777" w:rsidR="00241692" w:rsidRPr="004B4205" w:rsidRDefault="00241692" w:rsidP="001129F5">
                        <w:pPr>
                          <w:jc w:val="center"/>
                          <w:rPr>
                            <w:color w:val="404040" w:themeColor="text1" w:themeTint="BF"/>
                            <w:sz w:val="22"/>
                          </w:rPr>
                        </w:pPr>
                      </w:p>
                    </w:txbxContent>
                  </v:textbox>
                </v:oval>
                <v:shape id="Cuadro de texto 104" o:spid="_x0000_s1152" type="#_x0000_t202" style="position:absolute;left:-29710;top:78588;width:202565;height:231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bPo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" filled="f" stroked="f" strokeweight=".5pt">
                  <v:textbox>
                    <w:txbxContent>
                      <w:p w14:paraId="06BBBE3D" w14:textId="77777777" w:rsidR="00241692" w:rsidRPr="001B59F7" w:rsidRDefault="00241692" w:rsidP="001129F5">
                        <w:pPr>
                          <w:rPr>
                            <w:color w:val="FFFFFF" w:themeColor="background1"/>
                            <w:sz w:val="18"/>
                            <w:lang w:val="es-ES"/>
                          </w:rPr>
                        </w:pPr>
                        <w:r>
                          <w:rPr>
                            <w:color w:val="FFFFFF" w:themeColor="background1"/>
                            <w:sz w:val="18"/>
                            <w:lang w:val="es-ES"/>
                          </w:rPr>
                          <w:t>2</w:t>
                        </w:r>
                      </w:p>
                    </w:txbxContent>
                  </v:textbox>
                </v:shape>
              </v:group>
            </w:pict>
          </mc:Fallback>
        </mc:AlternateContent>
      </w:r>
      <w:r w:rsidR="001129F5" w:rsidRPr="00474C2C">
        <w:rPr>
          <w:noProof/>
        </w:rPr>
        <mc:AlternateContent>
          <mc:Choice Requires="wpg">
            <w:drawing>
              <wp:anchor distT="0" distB="0" distL="114300" distR="114300" simplePos="0" relativeHeight="251701760" behindDoc="0" locked="0" layoutInCell="1" allowOverlap="1" wp14:anchorId="199313D9" wp14:editId="6358BA27">
                <wp:simplePos x="0" y="0"/>
                <wp:positionH relativeFrom="column">
                  <wp:posOffset>0</wp:posOffset>
                </wp:positionH>
                <wp:positionV relativeFrom="paragraph">
                  <wp:posOffset>863600</wp:posOffset>
                </wp:positionV>
                <wp:extent cx="245110" cy="247650"/>
                <wp:effectExtent l="0" t="0" r="0" b="0"/>
                <wp:wrapNone/>
                <wp:docPr id="49" name="Group 24"/>
                <wp:cNvGraphicFramePr/>
                <a:graphic xmlns:a="http://schemas.openxmlformats.org/drawingml/2006/main">
                  <a:graphicData uri="http://schemas.microsoft.com/office/word/2010/wordprocessingGroup">
                    <wpg:wgp>
                      <wpg:cNvGrpSpPr/>
                      <wpg:grpSpPr>
                        <a:xfrm>
                          <a:off x="0" y="0"/>
                          <a:ext cx="245110" cy="247650"/>
                          <a:chOff x="-29710" y="78588"/>
                          <a:chExt cx="245261" cy="248075"/>
                        </a:xfrm>
                      </wpg:grpSpPr>
                      <wps:wsp>
                        <wps:cNvPr id="5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816541F" w14:textId="77777777" w:rsidR="00241692" w:rsidRPr="004B4205" w:rsidRDefault="00241692" w:rsidP="001129F5">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uadro de texto 104"/>
                        <wps:cNvSpPr txBox="1"/>
                        <wps:spPr>
                          <a:xfrm>
                            <a:off x="-29710" y="78588"/>
                            <a:ext cx="245261" cy="248075"/>
                          </a:xfrm>
                          <a:prstGeom prst="rect">
                            <a:avLst/>
                          </a:prstGeom>
                          <a:noFill/>
                          <a:ln w="6350">
                            <a:noFill/>
                          </a:ln>
                        </wps:spPr>
                        <wps:txbx>
                          <w:txbxContent>
                            <w:p w14:paraId="4A44F474" w14:textId="77777777" w:rsidR="00241692" w:rsidRPr="00F14E9D" w:rsidRDefault="00241692" w:rsidP="001129F5">
                              <w:pPr>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9313D9" id="_x0000_s1153" style="position:absolute;left:0;text-align:left;margin-left:0;margin-top:68pt;width:19.3pt;height:19.5pt;z-index:251701760;mso-width-relative:margin;mso-height-relative:margin" coordorigin="-29710,78588" coordsize="245261,2480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">
                <v:oval id="Elipse 103" o:spid="_x0000_s1154"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" fillcolor="#ffc000" stroked="f">
                  <v:shadow on="t" color="black" opacity="22937f" origin=",.5" offset="0,.63889mm"/>
                  <v:textbox>
                    <w:txbxContent>
                      <w:p w14:paraId="4816541F" w14:textId="77777777" w:rsidR="00241692" w:rsidRPr="004B4205" w:rsidRDefault="00241692" w:rsidP="001129F5">
                        <w:pPr>
                          <w:jc w:val="center"/>
                          <w:rPr>
                            <w:color w:val="404040" w:themeColor="text1" w:themeTint="BF"/>
                            <w:sz w:val="22"/>
                          </w:rPr>
                        </w:pPr>
                      </w:p>
                    </w:txbxContent>
                  </v:textbox>
                </v:oval>
                <v:shape id="Cuadro de texto 104" o:spid="_x0000_s1155" type="#_x0000_t202" style="position:absolute;left:-29710;top:78588;width:245261;height:248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" filled="f" stroked="f" strokeweight=".5pt">
                  <v:textbox>
                    <w:txbxContent>
                      <w:p w14:paraId="4A44F474" w14:textId="77777777" w:rsidR="00241692" w:rsidRPr="00F14E9D" w:rsidRDefault="00241692" w:rsidP="001129F5">
                        <w:pPr>
                          <w:rPr>
                            <w:color w:val="FFFFFF" w:themeColor="background1"/>
                            <w:sz w:val="18"/>
                          </w:rPr>
                        </w:pPr>
                        <w:r w:rsidRPr="00F14E9D">
                          <w:rPr>
                            <w:color w:val="FFFFFF" w:themeColor="background1"/>
                            <w:sz w:val="18"/>
                          </w:rPr>
                          <w:t>1</w:t>
                        </w:r>
                      </w:p>
                    </w:txbxContent>
                  </v:textbox>
                </v:shape>
              </v:group>
            </w:pict>
          </mc:Fallback>
        </mc:AlternateContent>
      </w:r>
      <w:r w:rsidR="00014CFF">
        <w:rPr>
          <w:noProof/>
          <w:lang w:val="en-GB"/>
        </w:rPr>
        <w:drawing>
          <wp:inline distT="0" distB="0" distL="0" distR="0" wp14:anchorId="00BD6A89" wp14:editId="6921CE74">
            <wp:extent cx="5733415" cy="2196868"/>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196868"/>
                    </a:xfrm>
                    <a:prstGeom prst="rect">
                      <a:avLst/>
                    </a:prstGeom>
                  </pic:spPr>
                </pic:pic>
              </a:graphicData>
            </a:graphic>
          </wp:inline>
        </w:drawing>
      </w:r>
    </w:p>
    <w:p w14:paraId="70D69FDE" w14:textId="336E251E" w:rsidR="00D619F7" w:rsidRDefault="001129F5" w:rsidP="00182AF8">
      <w:pPr>
        <w:pStyle w:val="Caption"/>
        <w:jc w:val="center"/>
        <w:rPr>
          <w:lang w:val="en-GB"/>
        </w:rPr>
      </w:pPr>
      <w:bookmarkStart w:id="67" w:name="_Ref55376117"/>
      <w:proofErr w:type="spellStart"/>
      <w:r>
        <w:t>Figure</w:t>
      </w:r>
      <w:proofErr w:type="spellEnd"/>
      <w:r>
        <w:t xml:space="preserve"> </w:t>
      </w:r>
      <w:fldSimple w:instr=" SEQ Figure \* ARABIC ">
        <w:r w:rsidR="008133CF">
          <w:rPr>
            <w:noProof/>
          </w:rPr>
          <w:t>10</w:t>
        </w:r>
      </w:fldSimple>
      <w:bookmarkEnd w:id="67"/>
      <w:r w:rsidR="001115FF">
        <w:rPr>
          <w:noProof/>
        </w:rPr>
        <w:t>.</w:t>
      </w:r>
      <w:r>
        <w:t xml:space="preserve"> </w:t>
      </w:r>
      <w:proofErr w:type="spellStart"/>
      <w:r>
        <w:t>Annotated</w:t>
      </w:r>
      <w:proofErr w:type="spellEnd"/>
      <w:r>
        <w:t xml:space="preserve"> </w:t>
      </w:r>
      <w:proofErr w:type="spellStart"/>
      <w:r>
        <w:t>PDFs</w:t>
      </w:r>
      <w:proofErr w:type="spellEnd"/>
      <w:r>
        <w:t xml:space="preserve"> </w:t>
      </w:r>
      <w:proofErr w:type="spellStart"/>
      <w:r>
        <w:t>list</w:t>
      </w:r>
      <w:proofErr w:type="spellEnd"/>
    </w:p>
    <w:p w14:paraId="11642C7F" w14:textId="56570A99" w:rsidR="001C4023" w:rsidRDefault="00D619F7" w:rsidP="00D619F7">
      <w:pPr>
        <w:pStyle w:val="Heading2"/>
        <w:rPr>
          <w:lang w:val="en-GB"/>
        </w:rPr>
      </w:pPr>
      <w:bookmarkStart w:id="68" w:name="_Toc139976762"/>
      <w:r>
        <w:rPr>
          <w:lang w:val="en-GB"/>
        </w:rPr>
        <w:t>Detail</w:t>
      </w:r>
      <w:r w:rsidRPr="00F96067">
        <w:rPr>
          <w:lang w:val="en-GB"/>
        </w:rPr>
        <w:t xml:space="preserve"> view</w:t>
      </w:r>
      <w:bookmarkEnd w:id="68"/>
    </w:p>
    <w:p w14:paraId="6A29CAE6" w14:textId="6B4E4BC9" w:rsidR="005233CF" w:rsidRDefault="005233CF" w:rsidP="005233CF">
      <w:pPr>
        <w:rPr>
          <w:lang w:val="en-GB"/>
        </w:rPr>
      </w:pPr>
      <w:r>
        <w:rPr>
          <w:lang w:val="en-GB"/>
        </w:rPr>
        <w:fldChar w:fldCharType="begin"/>
      </w:r>
      <w:r>
        <w:rPr>
          <w:lang w:val="en-GB"/>
        </w:rPr>
        <w:instrText xml:space="preserve"> REF _Ref55384665 \h </w:instrText>
      </w:r>
      <w:r>
        <w:rPr>
          <w:lang w:val="en-GB"/>
        </w:rPr>
      </w:r>
      <w:r>
        <w:rPr>
          <w:lang w:val="en-GB"/>
        </w:rPr>
        <w:fldChar w:fldCharType="separate"/>
      </w:r>
      <w:proofErr w:type="spellStart"/>
      <w:r w:rsidR="008133CF">
        <w:t>Figure</w:t>
      </w:r>
      <w:proofErr w:type="spellEnd"/>
      <w:r w:rsidR="008133CF">
        <w:t xml:space="preserve"> </w:t>
      </w:r>
      <w:r w:rsidR="008133CF">
        <w:rPr>
          <w:noProof/>
        </w:rPr>
        <w:t>11</w:t>
      </w:r>
      <w:r>
        <w:rPr>
          <w:lang w:val="en-GB"/>
        </w:rPr>
        <w:fldChar w:fldCharType="end"/>
      </w:r>
      <w:r>
        <w:rPr>
          <w:lang w:val="en-GB"/>
        </w:rPr>
        <w:t xml:space="preserve"> shows details of a previously saved annotated PDF, title and description and knowledge annotated (1). </w:t>
      </w:r>
    </w:p>
    <w:p w14:paraId="643E60BA" w14:textId="466C59BB" w:rsidR="005233CF" w:rsidRDefault="005233CF" w:rsidP="005233CF">
      <w:pPr>
        <w:rPr>
          <w:lang w:val="en-GB"/>
        </w:rPr>
      </w:pPr>
      <w:r>
        <w:rPr>
          <w:lang w:val="en-GB"/>
        </w:rPr>
        <w:t xml:space="preserve">You can also download the annotated PDF (2) and remove it (3) from the list </w:t>
      </w:r>
      <w:commentRangeStart w:id="69"/>
      <w:r>
        <w:rPr>
          <w:lang w:val="en-GB"/>
        </w:rPr>
        <w:t xml:space="preserve">and the BMT. </w:t>
      </w:r>
      <w:commentRangeEnd w:id="69"/>
      <w:r w:rsidR="006E311F">
        <w:rPr>
          <w:rStyle w:val="CommentReference"/>
        </w:rPr>
        <w:commentReference w:id="69"/>
      </w:r>
    </w:p>
    <w:p w14:paraId="651E0750" w14:textId="77777777" w:rsidR="005233CF" w:rsidRPr="005233CF" w:rsidRDefault="005233CF" w:rsidP="005233CF">
      <w:pPr>
        <w:rPr>
          <w:lang w:val="en-GB"/>
        </w:rPr>
      </w:pPr>
    </w:p>
    <w:p w14:paraId="629AB918" w14:textId="36BEA897" w:rsidR="005233CF" w:rsidRDefault="005233CF" w:rsidP="005233CF">
      <w:pPr>
        <w:keepNext/>
        <w:spacing w:after="240"/>
      </w:pPr>
      <w:ins w:id="70" w:author="Aida Monfort Muriach" w:date="2020-10-27T11:28:00Z">
        <w:r w:rsidRPr="00474C2C">
          <w:rPr>
            <w:noProof/>
          </w:rPr>
          <mc:AlternateContent>
            <mc:Choice Requires="wpg">
              <w:drawing>
                <wp:anchor distT="0" distB="0" distL="114300" distR="114300" simplePos="0" relativeHeight="251717120" behindDoc="0" locked="0" layoutInCell="1" allowOverlap="1" wp14:anchorId="4B567582" wp14:editId="40F9882C">
                  <wp:simplePos x="0" y="0"/>
                  <wp:positionH relativeFrom="column">
                    <wp:posOffset>5359400</wp:posOffset>
                  </wp:positionH>
                  <wp:positionV relativeFrom="paragraph">
                    <wp:posOffset>249148</wp:posOffset>
                  </wp:positionV>
                  <wp:extent cx="211455" cy="254000"/>
                  <wp:effectExtent l="0" t="0" r="4445" b="0"/>
                  <wp:wrapNone/>
                  <wp:docPr id="125" name="Group 30"/>
                  <wp:cNvGraphicFramePr/>
                  <a:graphic xmlns:a="http://schemas.openxmlformats.org/drawingml/2006/main">
                    <a:graphicData uri="http://schemas.microsoft.com/office/word/2010/wordprocessingGroup">
                      <wpg:wgp>
                        <wpg:cNvGrpSpPr/>
                        <wpg:grpSpPr>
                          <a:xfrm>
                            <a:off x="0" y="0"/>
                            <a:ext cx="211455" cy="254000"/>
                            <a:chOff x="-29710" y="78588"/>
                            <a:chExt cx="211516" cy="254000"/>
                          </a:xfrm>
                        </wpg:grpSpPr>
                        <wps:wsp>
                          <wps:cNvPr id="126"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2B4C8536" w14:textId="77777777" w:rsidR="00241692" w:rsidRPr="004B4205" w:rsidRDefault="00241692" w:rsidP="005233CF">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Cuadro de texto 104"/>
                          <wps:cNvSpPr txBox="1"/>
                          <wps:spPr>
                            <a:xfrm>
                              <a:off x="-29710" y="78588"/>
                              <a:ext cx="211455" cy="254000"/>
                            </a:xfrm>
                            <a:prstGeom prst="rect">
                              <a:avLst/>
                            </a:prstGeom>
                            <a:noFill/>
                            <a:ln w="6350">
                              <a:noFill/>
                            </a:ln>
                          </wps:spPr>
                          <wps:txbx>
                            <w:txbxContent>
                              <w:p w14:paraId="319F32CC" w14:textId="77777777" w:rsidR="00241692" w:rsidRPr="001B59F7" w:rsidRDefault="00241692" w:rsidP="005233CF">
                                <w:pPr>
                                  <w:rPr>
                                    <w:color w:val="FFFFFF" w:themeColor="background1"/>
                                    <w:sz w:val="18"/>
                                    <w:lang w:val="es-ES"/>
                                  </w:rPr>
                                </w:pPr>
                                <w:r>
                                  <w:rPr>
                                    <w:color w:val="FFFFFF" w:themeColor="background1"/>
                                    <w:sz w:val="18"/>
                                    <w:lang w:val="es-ES"/>
                                  </w:rPr>
                                  <w:t>3</w:t>
                                </w:r>
                              </w:p>
                              <w:p w14:paraId="436C8F34" w14:textId="77777777" w:rsidR="00241692" w:rsidRDefault="00241692" w:rsidP="005233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567582" id="_x0000_s1156" style="position:absolute;left:0;text-align:left;margin-left:422pt;margin-top:19.6pt;width:16.65pt;height:20pt;z-index:251717120;mso-width-relative:margin;mso-height-relative:margin" coordorigin="-29710,78588" coordsize="211516,254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">
                  <v:oval id="Elipse 103" o:spid="_x0000_s1157"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" fillcolor="#ffc000" stroked="f">
                    <v:shadow on="t" color="black" opacity="22937f" origin=",.5" offset="0,.63889mm"/>
                    <v:textbox>
                      <w:txbxContent>
                        <w:p w14:paraId="2B4C8536" w14:textId="77777777" w:rsidR="00241692" w:rsidRPr="004B4205" w:rsidRDefault="00241692" w:rsidP="005233CF">
                          <w:pPr>
                            <w:jc w:val="center"/>
                            <w:rPr>
                              <w:color w:val="404040" w:themeColor="text1" w:themeTint="BF"/>
                              <w:sz w:val="22"/>
                            </w:rPr>
                          </w:pPr>
                        </w:p>
                      </w:txbxContent>
                    </v:textbox>
                  </v:oval>
                  <v:shape id="Cuadro de texto 104" o:spid="_x0000_s1158" type="#_x0000_t202" style="position:absolute;left:-29710;top:78588;width:211455;height:254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" filled="f" stroked="f" strokeweight=".5pt">
                    <v:textbox>
                      <w:txbxContent>
                        <w:p w14:paraId="319F32CC" w14:textId="77777777" w:rsidR="00241692" w:rsidRPr="001B59F7" w:rsidRDefault="00241692" w:rsidP="005233CF">
                          <w:pPr>
                            <w:rPr>
                              <w:color w:val="FFFFFF" w:themeColor="background1"/>
                              <w:sz w:val="18"/>
                              <w:lang w:val="es-ES"/>
                            </w:rPr>
                          </w:pPr>
                          <w:r>
                            <w:rPr>
                              <w:color w:val="FFFFFF" w:themeColor="background1"/>
                              <w:sz w:val="18"/>
                              <w:lang w:val="es-ES"/>
                            </w:rPr>
                            <w:t>3</w:t>
                          </w:r>
                        </w:p>
                        <w:p w14:paraId="436C8F34" w14:textId="77777777" w:rsidR="00241692" w:rsidRDefault="00241692" w:rsidP="005233CF"/>
                      </w:txbxContent>
                    </v:textbox>
                  </v:shape>
                </v:group>
              </w:pict>
            </mc:Fallback>
          </mc:AlternateContent>
        </w:r>
      </w:ins>
      <w:ins w:id="71" w:author="Aida Monfort Muriach" w:date="2020-10-27T11:27:00Z">
        <w:r w:rsidRPr="00474C2C">
          <w:rPr>
            <w:noProof/>
          </w:rPr>
          <mc:AlternateContent>
            <mc:Choice Requires="wpg">
              <w:drawing>
                <wp:anchor distT="0" distB="0" distL="114300" distR="114300" simplePos="0" relativeHeight="251715072" behindDoc="0" locked="0" layoutInCell="1" allowOverlap="1" wp14:anchorId="468B886B" wp14:editId="6E36A234">
                  <wp:simplePos x="0" y="0"/>
                  <wp:positionH relativeFrom="column">
                    <wp:posOffset>4927177</wp:posOffset>
                  </wp:positionH>
                  <wp:positionV relativeFrom="paragraph">
                    <wp:posOffset>228812</wp:posOffset>
                  </wp:positionV>
                  <wp:extent cx="211455" cy="231140"/>
                  <wp:effectExtent l="0" t="0" r="4445" b="0"/>
                  <wp:wrapNone/>
                  <wp:docPr id="122" name="Group 27"/>
                  <wp:cNvGraphicFramePr/>
                  <a:graphic xmlns:a="http://schemas.openxmlformats.org/drawingml/2006/main">
                    <a:graphicData uri="http://schemas.microsoft.com/office/word/2010/wordprocessingGroup">
                      <wpg:wgp>
                        <wpg:cNvGrpSpPr/>
                        <wpg:grpSpPr>
                          <a:xfrm>
                            <a:off x="0" y="0"/>
                            <a:ext cx="211455" cy="231140"/>
                            <a:chOff x="-29710" y="78588"/>
                            <a:chExt cx="211516" cy="231626"/>
                          </a:xfrm>
                        </wpg:grpSpPr>
                        <wps:wsp>
                          <wps:cNvPr id="123"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53AC03D3" w14:textId="77777777" w:rsidR="00241692" w:rsidRPr="004B4205" w:rsidRDefault="00241692" w:rsidP="005233CF">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Cuadro de texto 104"/>
                          <wps:cNvSpPr txBox="1"/>
                          <wps:spPr>
                            <a:xfrm>
                              <a:off x="-29710" y="78588"/>
                              <a:ext cx="202565" cy="231626"/>
                            </a:xfrm>
                            <a:prstGeom prst="rect">
                              <a:avLst/>
                            </a:prstGeom>
                            <a:noFill/>
                            <a:ln w="6350">
                              <a:noFill/>
                            </a:ln>
                          </wps:spPr>
                          <wps:txbx>
                            <w:txbxContent>
                              <w:p w14:paraId="091B969D" w14:textId="77777777" w:rsidR="00241692" w:rsidRPr="001B59F7" w:rsidRDefault="00241692" w:rsidP="005233CF">
                                <w:pPr>
                                  <w:rPr>
                                    <w:color w:val="FFFFFF" w:themeColor="background1"/>
                                    <w:sz w:val="18"/>
                                    <w:lang w:val="es-ES"/>
                                  </w:rPr>
                                </w:pPr>
                                <w:r>
                                  <w:rPr>
                                    <w:color w:val="FFFFFF" w:themeColor="background1"/>
                                    <w:sz w:val="1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8B886B" id="_x0000_s1159" style="position:absolute;left:0;text-align:left;margin-left:387.95pt;margin-top:18pt;width:16.65pt;height:18.2pt;z-index:251715072;mso-width-relative:margin;mso-height-relative:margin" coordorigin="-29710,78588" coordsize="211516,2316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">
                  <v:oval id="Elipse 103" o:spid="_x0000_s1160"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" fillcolor="#ffc000" stroked="f">
                    <v:shadow on="t" color="black" opacity="22937f" origin=",.5" offset="0,.63889mm"/>
                    <v:textbox>
                      <w:txbxContent>
                        <w:p w14:paraId="53AC03D3" w14:textId="77777777" w:rsidR="00241692" w:rsidRPr="004B4205" w:rsidRDefault="00241692" w:rsidP="005233CF">
                          <w:pPr>
                            <w:jc w:val="center"/>
                            <w:rPr>
                              <w:color w:val="404040" w:themeColor="text1" w:themeTint="BF"/>
                              <w:sz w:val="22"/>
                            </w:rPr>
                          </w:pPr>
                        </w:p>
                      </w:txbxContent>
                    </v:textbox>
                  </v:oval>
                  <v:shape id="Cuadro de texto 104" o:spid="_x0000_s1161" type="#_x0000_t202" style="position:absolute;left:-29710;top:78588;width:202565;height:2316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KES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" filled="f" stroked="f" strokeweight=".5pt">
                    <v:textbox>
                      <w:txbxContent>
                        <w:p w14:paraId="091B969D" w14:textId="77777777" w:rsidR="00241692" w:rsidRPr="001B59F7" w:rsidRDefault="00241692" w:rsidP="005233CF">
                          <w:pPr>
                            <w:rPr>
                              <w:color w:val="FFFFFF" w:themeColor="background1"/>
                              <w:sz w:val="18"/>
                              <w:lang w:val="es-ES"/>
                            </w:rPr>
                          </w:pPr>
                          <w:r>
                            <w:rPr>
                              <w:color w:val="FFFFFF" w:themeColor="background1"/>
                              <w:sz w:val="18"/>
                              <w:lang w:val="es-ES"/>
                            </w:rPr>
                            <w:t>2</w:t>
                          </w:r>
                        </w:p>
                      </w:txbxContent>
                    </v:textbox>
                  </v:shape>
                </v:group>
              </w:pict>
            </mc:Fallback>
          </mc:AlternateContent>
        </w:r>
        <w:r w:rsidRPr="00474C2C">
          <w:rPr>
            <w:noProof/>
          </w:rPr>
          <mc:AlternateContent>
            <mc:Choice Requires="wpg">
              <w:drawing>
                <wp:anchor distT="0" distB="0" distL="114300" distR="114300" simplePos="0" relativeHeight="251713024" behindDoc="0" locked="0" layoutInCell="1" allowOverlap="1" wp14:anchorId="040EEC45" wp14:editId="31323561">
                  <wp:simplePos x="0" y="0"/>
                  <wp:positionH relativeFrom="column">
                    <wp:posOffset>-58632</wp:posOffset>
                  </wp:positionH>
                  <wp:positionV relativeFrom="paragraph">
                    <wp:posOffset>1306195</wp:posOffset>
                  </wp:positionV>
                  <wp:extent cx="245110" cy="247650"/>
                  <wp:effectExtent l="25400" t="0" r="0" b="19050"/>
                  <wp:wrapNone/>
                  <wp:docPr id="119" name="Group 24"/>
                  <wp:cNvGraphicFramePr/>
                  <a:graphic xmlns:a="http://schemas.openxmlformats.org/drawingml/2006/main">
                    <a:graphicData uri="http://schemas.microsoft.com/office/word/2010/wordprocessingGroup">
                      <wpg:wgp>
                        <wpg:cNvGrpSpPr/>
                        <wpg:grpSpPr>
                          <a:xfrm>
                            <a:off x="0" y="0"/>
                            <a:ext cx="245110" cy="247650"/>
                            <a:chOff x="-29710" y="78588"/>
                            <a:chExt cx="245261" cy="248075"/>
                          </a:xfrm>
                        </wpg:grpSpPr>
                        <wps:wsp>
                          <wps:cNvPr id="120" name="Elipse 103"/>
                          <wps:cNvSpPr/>
                          <wps:spPr>
                            <a:xfrm>
                              <a:off x="0" y="102946"/>
                              <a:ext cx="181806" cy="181815"/>
                            </a:xfrm>
                            <a:prstGeom prst="ellipse">
                              <a:avLst/>
                            </a:prstGeom>
                            <a:solidFill>
                              <a:srgbClr val="FFC000"/>
                            </a:solidFill>
                            <a:ln>
                              <a:noFill/>
                            </a:ln>
                          </wps:spPr>
                          <wps:style>
                            <a:lnRef idx="1">
                              <a:schemeClr val="accent6"/>
                            </a:lnRef>
                            <a:fillRef idx="3">
                              <a:schemeClr val="accent6"/>
                            </a:fillRef>
                            <a:effectRef idx="2">
                              <a:schemeClr val="accent6"/>
                            </a:effectRef>
                            <a:fontRef idx="minor">
                              <a:schemeClr val="lt1"/>
                            </a:fontRef>
                          </wps:style>
                          <wps:txbx>
                            <w:txbxContent>
                              <w:p w14:paraId="4C378B4E" w14:textId="77777777" w:rsidR="00241692" w:rsidRPr="004B4205" w:rsidRDefault="00241692" w:rsidP="005233CF">
                                <w:pPr>
                                  <w:jc w:val="center"/>
                                  <w:rPr>
                                    <w:color w:val="404040" w:themeColor="text1" w:themeTint="BF"/>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Cuadro de texto 104"/>
                          <wps:cNvSpPr txBox="1"/>
                          <wps:spPr>
                            <a:xfrm>
                              <a:off x="-29710" y="78588"/>
                              <a:ext cx="245261" cy="248075"/>
                            </a:xfrm>
                            <a:prstGeom prst="rect">
                              <a:avLst/>
                            </a:prstGeom>
                            <a:noFill/>
                            <a:ln w="6350">
                              <a:noFill/>
                            </a:ln>
                          </wps:spPr>
                          <wps:txbx>
                            <w:txbxContent>
                              <w:p w14:paraId="09E80249" w14:textId="77777777" w:rsidR="00241692" w:rsidRPr="00F14E9D" w:rsidRDefault="00241692" w:rsidP="005233CF">
                                <w:pPr>
                                  <w:rPr>
                                    <w:color w:val="FFFFFF" w:themeColor="background1"/>
                                    <w:sz w:val="18"/>
                                  </w:rPr>
                                </w:pPr>
                                <w:r w:rsidRPr="00F14E9D">
                                  <w:rPr>
                                    <w:color w:val="FFFFFF" w:themeColor="background1"/>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0EEC45" id="_x0000_s1162" style="position:absolute;left:0;text-align:left;margin-left:-4.6pt;margin-top:102.85pt;width:19.3pt;height:19.5pt;z-index:251713024;mso-width-relative:margin;mso-height-relative:margin" coordorigin="-29710,78588" coordsize="245261,2480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">
                  <v:oval id="Elipse 103" o:spid="_x0000_s1163" style="position:absolute;top:102946;width:181806;height:1818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" fillcolor="#ffc000" stroked="f">
                    <v:shadow on="t" color="black" opacity="22937f" origin=",.5" offset="0,.63889mm"/>
                    <v:textbox>
                      <w:txbxContent>
                        <w:p w14:paraId="4C378B4E" w14:textId="77777777" w:rsidR="00241692" w:rsidRPr="004B4205" w:rsidRDefault="00241692" w:rsidP="005233CF">
                          <w:pPr>
                            <w:jc w:val="center"/>
                            <w:rPr>
                              <w:color w:val="404040" w:themeColor="text1" w:themeTint="BF"/>
                              <w:sz w:val="22"/>
                            </w:rPr>
                          </w:pPr>
                        </w:p>
                      </w:txbxContent>
                    </v:textbox>
                  </v:oval>
                  <v:shape id="Cuadro de texto 104" o:spid="_x0000_s1164" type="#_x0000_t202" style="position:absolute;left:-29710;top:78588;width:245261;height:2480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" filled="f" stroked="f" strokeweight=".5pt">
                    <v:textbox>
                      <w:txbxContent>
                        <w:p w14:paraId="09E80249" w14:textId="77777777" w:rsidR="00241692" w:rsidRPr="00F14E9D" w:rsidRDefault="00241692" w:rsidP="005233CF">
                          <w:pPr>
                            <w:rPr>
                              <w:color w:val="FFFFFF" w:themeColor="background1"/>
                              <w:sz w:val="18"/>
                            </w:rPr>
                          </w:pPr>
                          <w:r w:rsidRPr="00F14E9D">
                            <w:rPr>
                              <w:color w:val="FFFFFF" w:themeColor="background1"/>
                              <w:sz w:val="18"/>
                            </w:rPr>
                            <w:t>1</w:t>
                          </w:r>
                        </w:p>
                      </w:txbxContent>
                    </v:textbox>
                  </v:shape>
                </v:group>
              </w:pict>
            </mc:Fallback>
          </mc:AlternateContent>
        </w:r>
      </w:ins>
      <w:r>
        <w:rPr>
          <w:noProof/>
          <w:lang w:val="en-GB"/>
        </w:rPr>
        <w:drawing>
          <wp:inline distT="0" distB="0" distL="0" distR="0" wp14:anchorId="5C4C057D" wp14:editId="25C70DE4">
            <wp:extent cx="5733415" cy="1720539"/>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1720539"/>
                    </a:xfrm>
                    <a:prstGeom prst="rect">
                      <a:avLst/>
                    </a:prstGeom>
                  </pic:spPr>
                </pic:pic>
              </a:graphicData>
            </a:graphic>
          </wp:inline>
        </w:drawing>
      </w:r>
    </w:p>
    <w:p w14:paraId="0662DE26" w14:textId="7B0A0075" w:rsidR="0088255D" w:rsidRPr="00F96067" w:rsidRDefault="005233CF" w:rsidP="005233CF">
      <w:pPr>
        <w:pStyle w:val="Caption"/>
        <w:jc w:val="center"/>
        <w:rPr>
          <w:lang w:val="en-GB"/>
        </w:rPr>
      </w:pPr>
      <w:bookmarkStart w:id="72" w:name="_Ref55384665"/>
      <w:proofErr w:type="spellStart"/>
      <w:r>
        <w:t>Figure</w:t>
      </w:r>
      <w:proofErr w:type="spellEnd"/>
      <w:r>
        <w:t xml:space="preserve"> </w:t>
      </w:r>
      <w:fldSimple w:instr=" SEQ Figure \* ARABIC ">
        <w:r w:rsidR="008133CF">
          <w:rPr>
            <w:noProof/>
          </w:rPr>
          <w:t>11</w:t>
        </w:r>
      </w:fldSimple>
      <w:bookmarkEnd w:id="72"/>
      <w:r w:rsidR="00182AF8">
        <w:rPr>
          <w:noProof/>
        </w:rPr>
        <w:t>.</w:t>
      </w:r>
      <w:r>
        <w:t xml:space="preserve"> </w:t>
      </w:r>
      <w:proofErr w:type="spellStart"/>
      <w:r>
        <w:t>Detail</w:t>
      </w:r>
      <w:proofErr w:type="spellEnd"/>
      <w:r>
        <w:t xml:space="preserve"> </w:t>
      </w:r>
      <w:proofErr w:type="spellStart"/>
      <w:r>
        <w:t>view</w:t>
      </w:r>
      <w:proofErr w:type="spellEnd"/>
      <w:r>
        <w:t xml:space="preserve"> of </w:t>
      </w:r>
      <w:proofErr w:type="spellStart"/>
      <w:r>
        <w:t>an</w:t>
      </w:r>
      <w:proofErr w:type="spellEnd"/>
      <w:r>
        <w:t xml:space="preserve"> </w:t>
      </w:r>
      <w:proofErr w:type="spellStart"/>
      <w:r>
        <w:t>annotated</w:t>
      </w:r>
      <w:proofErr w:type="spellEnd"/>
      <w:r>
        <w:t xml:space="preserve"> PDF</w:t>
      </w:r>
    </w:p>
    <w:p w14:paraId="03FBB570" w14:textId="55BCDF5E" w:rsidR="00454784" w:rsidRPr="00F96067" w:rsidRDefault="00454784" w:rsidP="00F57698">
      <w:pPr>
        <w:jc w:val="center"/>
        <w:rPr>
          <w:i/>
          <w:iCs/>
          <w:color w:val="1F497D" w:themeColor="text2"/>
          <w:sz w:val="18"/>
          <w:szCs w:val="18"/>
          <w:lang w:val="en-GB"/>
        </w:rPr>
      </w:pPr>
    </w:p>
    <w:p w14:paraId="15178954" w14:textId="6A73D577" w:rsidR="005233CF" w:rsidRDefault="005233CF">
      <w:pPr>
        <w:rPr>
          <w:b/>
          <w:color w:val="999999"/>
          <w:sz w:val="48"/>
          <w:szCs w:val="48"/>
          <w:lang w:val="en-GB"/>
        </w:rPr>
      </w:pPr>
    </w:p>
    <w:p w14:paraId="0D6E32A7" w14:textId="4B08364A" w:rsidR="00454784" w:rsidRPr="00F96067" w:rsidRDefault="00454784" w:rsidP="00454784">
      <w:pPr>
        <w:pStyle w:val="Heading1"/>
        <w:rPr>
          <w:lang w:val="en-GB"/>
        </w:rPr>
      </w:pPr>
      <w:bookmarkStart w:id="73" w:name="_Toc139976763"/>
      <w:r w:rsidRPr="00F96067">
        <w:rPr>
          <w:lang w:val="en-GB"/>
        </w:rPr>
        <w:t>Glossary of terms</w:t>
      </w:r>
      <w:bookmarkEnd w:id="73"/>
    </w:p>
    <w:p w14:paraId="4467245A" w14:textId="77777777" w:rsidR="009D20C0" w:rsidRPr="00F96067" w:rsidRDefault="009D20C0" w:rsidP="009D20C0">
      <w:pPr>
        <w:pStyle w:val="FootnoteText"/>
        <w:rPr>
          <w:sz w:val="24"/>
          <w:szCs w:val="24"/>
          <w:lang w:val="en-GB"/>
        </w:rPr>
      </w:pPr>
    </w:p>
    <w:p w14:paraId="12B55F11" w14:textId="1E3DC3CA" w:rsidR="009D20C0" w:rsidRPr="00F96067" w:rsidRDefault="009D20C0" w:rsidP="009D20C0">
      <w:pPr>
        <w:pStyle w:val="FootnoteText"/>
        <w:rPr>
          <w:sz w:val="24"/>
          <w:szCs w:val="24"/>
          <w:lang w:val="en-GB"/>
        </w:rPr>
      </w:pPr>
    </w:p>
    <w:p w14:paraId="44CED26E" w14:textId="1B4466C4" w:rsidR="00FB20FC" w:rsidRPr="00F96067" w:rsidRDefault="00FB20FC" w:rsidP="00FB20FC">
      <w:pPr>
        <w:pStyle w:val="FootnoteText"/>
        <w:rPr>
          <w:sz w:val="24"/>
          <w:szCs w:val="24"/>
          <w:lang w:val="en-GB"/>
        </w:rPr>
      </w:pPr>
      <w:r w:rsidRPr="00F96067">
        <w:rPr>
          <w:b/>
          <w:bCs/>
          <w:sz w:val="24"/>
          <w:szCs w:val="24"/>
          <w:lang w:val="en-GB"/>
        </w:rPr>
        <w:t>ESCO.</w:t>
      </w:r>
      <w:r w:rsidRPr="00F96067">
        <w:rPr>
          <w:sz w:val="24"/>
          <w:szCs w:val="24"/>
          <w:lang w:val="en-GB"/>
        </w:rPr>
        <w:t xml:space="preserve"> Classification of European Skills, Competences, Qualifications and Occupations</w:t>
      </w:r>
    </w:p>
    <w:p w14:paraId="370ED3ED" w14:textId="77777777" w:rsidR="00FB20FC" w:rsidRPr="00F96067" w:rsidRDefault="00FB20FC" w:rsidP="00FB20FC">
      <w:pPr>
        <w:pStyle w:val="FootnoteText"/>
        <w:rPr>
          <w:sz w:val="24"/>
          <w:szCs w:val="24"/>
          <w:lang w:val="en-GB"/>
        </w:rPr>
      </w:pPr>
    </w:p>
    <w:p w14:paraId="7CE18A32" w14:textId="4D6BAE69" w:rsidR="00FB20FC" w:rsidRPr="00F96067" w:rsidRDefault="009D20C0" w:rsidP="00FB20FC">
      <w:pPr>
        <w:pStyle w:val="FootnoteText"/>
        <w:rPr>
          <w:sz w:val="24"/>
          <w:szCs w:val="24"/>
          <w:lang w:val="en-GB"/>
        </w:rPr>
      </w:pPr>
      <w:r w:rsidRPr="00F96067">
        <w:rPr>
          <w:b/>
          <w:bCs/>
          <w:sz w:val="24"/>
          <w:szCs w:val="24"/>
          <w:lang w:val="en-GB"/>
        </w:rPr>
        <w:t>EQF.</w:t>
      </w:r>
      <w:r w:rsidRPr="00F96067">
        <w:rPr>
          <w:sz w:val="24"/>
          <w:szCs w:val="24"/>
          <w:lang w:val="en-GB"/>
        </w:rPr>
        <w:t xml:space="preserve"> The European Qualifications Framework for Lifelong Learning</w:t>
      </w:r>
      <w:r w:rsidR="00FB20FC" w:rsidRPr="00F96067">
        <w:rPr>
          <w:sz w:val="24"/>
          <w:szCs w:val="24"/>
          <w:lang w:val="en-GB"/>
        </w:rPr>
        <w:t xml:space="preserve">. The core of the EQF concerns eight reference levels describing what a learner knows, understands and is able to do, ranging from basic (Level 1) to advanced (Level 8) </w:t>
      </w:r>
    </w:p>
    <w:p w14:paraId="203EB03D" w14:textId="7797AD1A" w:rsidR="009D20C0" w:rsidRPr="00F96067" w:rsidRDefault="00000000" w:rsidP="00FB20FC">
      <w:pPr>
        <w:pStyle w:val="FootnoteText"/>
        <w:rPr>
          <w:rStyle w:val="Hyperlink"/>
          <w:sz w:val="24"/>
          <w:szCs w:val="24"/>
          <w:lang w:val="en-GB"/>
        </w:rPr>
      </w:pPr>
      <w:hyperlink r:id="rId28" w:history="1">
        <w:r w:rsidR="00FB20FC" w:rsidRPr="00F96067">
          <w:rPr>
            <w:rStyle w:val="Hyperlink"/>
            <w:sz w:val="24"/>
            <w:szCs w:val="24"/>
            <w:lang w:val="en-GB"/>
          </w:rPr>
          <w:t>https://ec.europa.eu/ploteus/sites/eac-eqf/files/broch_en.pdf</w:t>
        </w:r>
      </w:hyperlink>
    </w:p>
    <w:p w14:paraId="3911E47A" w14:textId="4F7B319C" w:rsidR="009D20C0" w:rsidRPr="00F96067" w:rsidRDefault="009D20C0" w:rsidP="00FB20FC">
      <w:pPr>
        <w:pStyle w:val="FootnoteText"/>
        <w:spacing w:before="240" w:after="240"/>
        <w:rPr>
          <w:sz w:val="24"/>
          <w:szCs w:val="24"/>
          <w:lang w:val="en-GB"/>
        </w:rPr>
      </w:pPr>
      <w:r w:rsidRPr="00F96067">
        <w:rPr>
          <w:b/>
          <w:bCs/>
          <w:sz w:val="24"/>
          <w:szCs w:val="24"/>
          <w:lang w:val="en-GB"/>
        </w:rPr>
        <w:t>Field</w:t>
      </w:r>
      <w:r w:rsidRPr="00F96067">
        <w:rPr>
          <w:sz w:val="24"/>
          <w:szCs w:val="24"/>
          <w:lang w:val="en-GB"/>
        </w:rPr>
        <w:t>. Term related to a specific area of study, following the ISCED-F cla</w:t>
      </w:r>
      <w:r w:rsidR="00FB20FC" w:rsidRPr="00F96067">
        <w:rPr>
          <w:sz w:val="24"/>
          <w:szCs w:val="24"/>
          <w:lang w:val="en-GB"/>
        </w:rPr>
        <w:t>ssification</w:t>
      </w:r>
    </w:p>
    <w:p w14:paraId="7EE33519" w14:textId="77777777" w:rsidR="00FB20FC" w:rsidRPr="00F96067" w:rsidRDefault="009D20C0" w:rsidP="00FB20FC">
      <w:pPr>
        <w:pStyle w:val="FootnoteText"/>
        <w:rPr>
          <w:sz w:val="24"/>
          <w:szCs w:val="24"/>
          <w:lang w:val="en-GB"/>
        </w:rPr>
      </w:pPr>
      <w:r w:rsidRPr="00F96067">
        <w:rPr>
          <w:b/>
          <w:bCs/>
          <w:sz w:val="24"/>
          <w:szCs w:val="24"/>
          <w:lang w:val="en-GB"/>
        </w:rPr>
        <w:t>ISCED-F</w:t>
      </w:r>
      <w:r w:rsidRPr="00F96067">
        <w:rPr>
          <w:sz w:val="24"/>
          <w:szCs w:val="24"/>
          <w:lang w:val="en-GB"/>
        </w:rPr>
        <w:t>. International Standard Classification of Education: Fields of Education and Training 2013</w:t>
      </w:r>
      <w:r w:rsidR="00FB20FC" w:rsidRPr="00F96067">
        <w:rPr>
          <w:sz w:val="24"/>
          <w:szCs w:val="24"/>
          <w:lang w:val="en-GB"/>
        </w:rPr>
        <w:t>, maintained by UNESCO.</w:t>
      </w:r>
    </w:p>
    <w:p w14:paraId="51D540E7" w14:textId="6D78F50B" w:rsidR="009D20C0" w:rsidRPr="00F96067" w:rsidRDefault="00000000" w:rsidP="00FB20FC">
      <w:pPr>
        <w:pStyle w:val="FootnoteText"/>
        <w:rPr>
          <w:sz w:val="24"/>
          <w:szCs w:val="24"/>
          <w:lang w:val="en-GB"/>
        </w:rPr>
      </w:pPr>
      <w:hyperlink r:id="rId29" w:history="1">
        <w:r w:rsidR="00FB20FC" w:rsidRPr="00F96067">
          <w:rPr>
            <w:rStyle w:val="Hyperlink"/>
            <w:sz w:val="24"/>
            <w:szCs w:val="24"/>
            <w:lang w:val="en-GB"/>
          </w:rPr>
          <w:t>https://ec.europa.eu/esco/portal/escopedia/International_Standard_Classification_of_Education_58__Fields_of_Education_and_Training_2013__40_ISCED-F_41_</w:t>
        </w:r>
      </w:hyperlink>
    </w:p>
    <w:p w14:paraId="5BE2D680" w14:textId="579FDE1C" w:rsidR="00FB20FC" w:rsidRPr="00F96067" w:rsidRDefault="00FB20FC" w:rsidP="00FB20FC">
      <w:pPr>
        <w:spacing w:before="240" w:after="240"/>
        <w:rPr>
          <w:lang w:val="en-GB"/>
        </w:rPr>
      </w:pPr>
      <w:r w:rsidRPr="00F96067">
        <w:rPr>
          <w:b/>
          <w:bCs/>
          <w:lang w:val="en-GB"/>
        </w:rPr>
        <w:t>Knowledge.</w:t>
      </w:r>
      <w:r w:rsidRPr="00F96067">
        <w:rPr>
          <w:lang w:val="en-GB"/>
        </w:rPr>
        <w:t xml:space="preserve"> The body of facts, principles and theories and practices that is related to a field of work or study</w:t>
      </w:r>
    </w:p>
    <w:p w14:paraId="6B05AFBD" w14:textId="77777777" w:rsidR="007E68CB" w:rsidRPr="00F96067" w:rsidRDefault="00FB20FC" w:rsidP="00FB20FC">
      <w:pPr>
        <w:spacing w:after="240"/>
        <w:rPr>
          <w:lang w:val="en-GB"/>
        </w:rPr>
      </w:pPr>
      <w:r w:rsidRPr="00F96067">
        <w:rPr>
          <w:b/>
          <w:bCs/>
          <w:lang w:val="en-GB"/>
        </w:rPr>
        <w:t>Skills</w:t>
      </w:r>
      <w:r w:rsidR="007E68CB" w:rsidRPr="00F96067">
        <w:rPr>
          <w:lang w:val="en-GB"/>
        </w:rPr>
        <w:t xml:space="preserve"> means the ability to apply knowledge and use know-how to complete tasks and solve problems.</w:t>
      </w:r>
    </w:p>
    <w:p w14:paraId="4BD73A4E" w14:textId="15543B0D" w:rsidR="007E68CB" w:rsidRPr="00F96067" w:rsidRDefault="00FB20FC" w:rsidP="007E68CB">
      <w:pPr>
        <w:spacing w:after="240"/>
        <w:rPr>
          <w:lang w:val="en-GB"/>
        </w:rPr>
      </w:pPr>
      <w:r w:rsidRPr="00F96067">
        <w:rPr>
          <w:b/>
          <w:bCs/>
          <w:lang w:val="en-GB"/>
        </w:rPr>
        <w:t>Transversal Skills</w:t>
      </w:r>
      <w:r w:rsidRPr="00F96067">
        <w:rPr>
          <w:lang w:val="en-GB"/>
        </w:rPr>
        <w:t xml:space="preserve"> </w:t>
      </w:r>
      <w:r w:rsidR="007E68CB" w:rsidRPr="00F96067">
        <w:rPr>
          <w:lang w:val="en-GB"/>
        </w:rPr>
        <w:t>are those typically considered as not specifically related to a particular job, task, academic discipline or area of knowledge but as skills that can be used in a wide variety of situations and work settings, since they are a combination of people skills, social skills, communication skills, character or personality traits, attitudes, career attributes, social intelligence and emotional intelligence quotients, among others, that enable people to navigate their environment, work well with others, perform well, and achieve their goals with complementing hard skills.</w:t>
      </w:r>
    </w:p>
    <w:p w14:paraId="58826E96" w14:textId="1AE4AD09" w:rsidR="00FB20FC" w:rsidRPr="00F96067" w:rsidRDefault="00FB20FC" w:rsidP="00FB20FC">
      <w:pPr>
        <w:spacing w:after="240"/>
        <w:rPr>
          <w:lang w:val="en-GB"/>
        </w:rPr>
      </w:pPr>
    </w:p>
    <w:sectPr w:rsidR="00FB20FC" w:rsidRPr="00F96067">
      <w:headerReference w:type="default" r:id="rId30"/>
      <w:footerReference w:type="default" r:id="rId31"/>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Estefanía Aguilar Moreno" w:date="2020-11-05T15:18:00Z" w:initials="EAM">
    <w:p w14:paraId="455D8A00" w14:textId="7893D16B" w:rsidR="00241692" w:rsidRDefault="00241692">
      <w:pPr>
        <w:pStyle w:val="CommentText"/>
      </w:pPr>
      <w:r>
        <w:rPr>
          <w:rStyle w:val="CommentReference"/>
        </w:rPr>
        <w:annotationRef/>
      </w:r>
      <w:r>
        <w:t xml:space="preserve">Si </w:t>
      </w:r>
      <w:proofErr w:type="spellStart"/>
      <w:r>
        <w:t>está</w:t>
      </w:r>
      <w:proofErr w:type="spellEnd"/>
      <w:r>
        <w:t xml:space="preserve"> </w:t>
      </w:r>
      <w:proofErr w:type="spellStart"/>
      <w:r>
        <w:t>público</w:t>
      </w:r>
      <w:proofErr w:type="spellEnd"/>
      <w:r>
        <w:t xml:space="preserve"> </w:t>
      </w:r>
      <w:proofErr w:type="spellStart"/>
      <w:r>
        <w:t>todos</w:t>
      </w:r>
      <w:proofErr w:type="spellEnd"/>
      <w:r>
        <w:t xml:space="preserve"> lo </w:t>
      </w:r>
      <w:proofErr w:type="spellStart"/>
      <w:r>
        <w:t>pueden</w:t>
      </w:r>
      <w:proofErr w:type="spellEnd"/>
      <w:r>
        <w:t xml:space="preserve"> ver y </w:t>
      </w:r>
      <w:proofErr w:type="spellStart"/>
      <w:r>
        <w:t>compararlo</w:t>
      </w:r>
      <w:proofErr w:type="spellEnd"/>
      <w:r>
        <w:t xml:space="preserve">, no? De </w:t>
      </w:r>
      <w:proofErr w:type="spellStart"/>
      <w:r>
        <w:t>dentro</w:t>
      </w:r>
      <w:proofErr w:type="spellEnd"/>
      <w:r>
        <w:t xml:space="preserve"> y </w:t>
      </w:r>
      <w:proofErr w:type="spellStart"/>
      <w:r>
        <w:t>fuerra</w:t>
      </w:r>
      <w:proofErr w:type="spellEnd"/>
      <w:r>
        <w:t xml:space="preserve"> de tu </w:t>
      </w:r>
      <w:proofErr w:type="spellStart"/>
      <w:r>
        <w:t>organización</w:t>
      </w:r>
      <w:proofErr w:type="spellEnd"/>
      <w:r>
        <w:t xml:space="preserve"> o </w:t>
      </w:r>
      <w:proofErr w:type="spellStart"/>
      <w:r>
        <w:t>sólo</w:t>
      </w:r>
      <w:proofErr w:type="spellEnd"/>
      <w:r>
        <w:t xml:space="preserve"> lo </w:t>
      </w:r>
      <w:proofErr w:type="spellStart"/>
      <w:r>
        <w:t>haces</w:t>
      </w:r>
      <w:proofErr w:type="spellEnd"/>
      <w:r>
        <w:t xml:space="preserve"> visible para los de tu </w:t>
      </w:r>
      <w:proofErr w:type="spellStart"/>
      <w:r>
        <w:t>organización</w:t>
      </w:r>
      <w:proofErr w:type="spellEnd"/>
      <w:r>
        <w:t xml:space="preserve">. ¿No es un </w:t>
      </w:r>
      <w:proofErr w:type="spellStart"/>
      <w:r>
        <w:t>poco</w:t>
      </w:r>
      <w:proofErr w:type="spellEnd"/>
      <w:r>
        <w:t xml:space="preserve"> </w:t>
      </w:r>
      <w:proofErr w:type="spellStart"/>
      <w:r>
        <w:t>raro</w:t>
      </w:r>
      <w:proofErr w:type="spellEnd"/>
      <w:r>
        <w:t xml:space="preserve">? Es que </w:t>
      </w:r>
      <w:proofErr w:type="spellStart"/>
      <w:r>
        <w:t>esto</w:t>
      </w:r>
      <w:proofErr w:type="spellEnd"/>
      <w:r>
        <w:t xml:space="preserve"> de anotar </w:t>
      </w:r>
      <w:proofErr w:type="spellStart"/>
      <w:r>
        <w:t>algo</w:t>
      </w:r>
      <w:proofErr w:type="spellEnd"/>
      <w:r>
        <w:t xml:space="preserve"> lo </w:t>
      </w:r>
      <w:proofErr w:type="spellStart"/>
      <w:r>
        <w:t>veo</w:t>
      </w:r>
      <w:proofErr w:type="spellEnd"/>
      <w:r>
        <w:t xml:space="preserve"> de un uso </w:t>
      </w:r>
      <w:proofErr w:type="spellStart"/>
      <w:r>
        <w:t>muy</w:t>
      </w:r>
      <w:proofErr w:type="spellEnd"/>
      <w:r>
        <w:t xml:space="preserve"> </w:t>
      </w:r>
      <w:proofErr w:type="spellStart"/>
      <w:r>
        <w:t>muy</w:t>
      </w:r>
      <w:proofErr w:type="spellEnd"/>
      <w:r>
        <w:t xml:space="preserve"> personal. </w:t>
      </w:r>
      <w:proofErr w:type="spellStart"/>
      <w:r>
        <w:t>Pero</w:t>
      </w:r>
      <w:proofErr w:type="spellEnd"/>
      <w:r>
        <w:t xml:space="preserve"> </w:t>
      </w:r>
      <w:proofErr w:type="spellStart"/>
      <w:r>
        <w:t>entiendo</w:t>
      </w:r>
      <w:proofErr w:type="spellEnd"/>
      <w:r>
        <w:t xml:space="preserve"> que </w:t>
      </w:r>
      <w:proofErr w:type="spellStart"/>
      <w:r>
        <w:t>deba</w:t>
      </w:r>
      <w:proofErr w:type="spellEnd"/>
      <w:r>
        <w:t xml:space="preserve"> funcionar igual que </w:t>
      </w:r>
      <w:proofErr w:type="spellStart"/>
      <w:r>
        <w:t>todo</w:t>
      </w:r>
      <w:proofErr w:type="spellEnd"/>
      <w:r>
        <w:t xml:space="preserve"> lo </w:t>
      </w:r>
      <w:proofErr w:type="spellStart"/>
      <w:r>
        <w:t>demás</w:t>
      </w:r>
      <w:proofErr w:type="spellEnd"/>
    </w:p>
  </w:comment>
  <w:comment w:id="64" w:author="Estefanía Aguilar Moreno" w:date="2020-11-05T15:28:00Z" w:initials="EAM">
    <w:p w14:paraId="502E3E3E" w14:textId="7136333D" w:rsidR="009F160B" w:rsidRDefault="009F160B">
      <w:pPr>
        <w:pStyle w:val="CommentText"/>
      </w:pPr>
      <w:r>
        <w:rPr>
          <w:rStyle w:val="CommentReference"/>
        </w:rPr>
        <w:annotationRef/>
      </w:r>
      <w:proofErr w:type="spellStart"/>
      <w:r>
        <w:t>Sólo</w:t>
      </w:r>
      <w:proofErr w:type="spellEnd"/>
      <w:r>
        <w:t xml:space="preserve"> </w:t>
      </w:r>
      <w:proofErr w:type="spellStart"/>
      <w:r>
        <w:t>sale</w:t>
      </w:r>
      <w:proofErr w:type="spellEnd"/>
      <w:r>
        <w:t xml:space="preserve"> en BMT si es </w:t>
      </w:r>
      <w:proofErr w:type="spellStart"/>
      <w:r>
        <w:t>público</w:t>
      </w:r>
      <w:proofErr w:type="spellEnd"/>
      <w:r>
        <w:t>, no?</w:t>
      </w:r>
    </w:p>
  </w:comment>
  <w:comment w:id="69" w:author="Estefanía Aguilar Moreno" w:date="2020-11-05T15:30:00Z" w:initials="EAM">
    <w:p w14:paraId="7F60D23B" w14:textId="7B87BAC4" w:rsidR="006E311F" w:rsidRDefault="006E311F">
      <w:pPr>
        <w:pStyle w:val="CommentText"/>
      </w:pPr>
      <w:r>
        <w:rPr>
          <w:rStyle w:val="CommentReference"/>
        </w:rPr>
        <w:annotationRef/>
      </w:r>
      <w:proofErr w:type="spellStart"/>
      <w:r>
        <w:t>Misma</w:t>
      </w:r>
      <w:proofErr w:type="spellEnd"/>
      <w:r>
        <w:t xml:space="preserve"> pregunta que antes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5D8A00" w15:done="0"/>
  <w15:commentEx w15:paraId="502E3E3E" w15:done="0"/>
  <w15:commentEx w15:paraId="7F60D2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4E9662" w16cex:dateUtc="2020-11-05T14:18:00Z"/>
  <w16cex:commentExtensible w16cex:durableId="234E9885" w16cex:dateUtc="2020-11-05T14:28:00Z"/>
  <w16cex:commentExtensible w16cex:durableId="234E990C" w16cex:dateUtc="2020-11-05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5D8A00" w16cid:durableId="234E9662"/>
  <w16cid:commentId w16cid:paraId="502E3E3E" w16cid:durableId="234E9885"/>
  <w16cid:commentId w16cid:paraId="7F60D23B" w16cid:durableId="234E99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A8183" w14:textId="77777777" w:rsidR="00E71AF0" w:rsidRDefault="00E71AF0">
      <w:pPr>
        <w:spacing w:line="240" w:lineRule="auto"/>
      </w:pPr>
      <w:r>
        <w:separator/>
      </w:r>
    </w:p>
  </w:endnote>
  <w:endnote w:type="continuationSeparator" w:id="0">
    <w:p w14:paraId="383C607A" w14:textId="77777777" w:rsidR="00E71AF0" w:rsidRDefault="00E71A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1310467"/>
      <w:docPartObj>
        <w:docPartGallery w:val="Page Numbers (Bottom of Page)"/>
        <w:docPartUnique/>
      </w:docPartObj>
    </w:sdtPr>
    <w:sdtContent>
      <w:p w14:paraId="28ABC16A" w14:textId="73963F54" w:rsidR="00241692" w:rsidRDefault="00241692">
        <w:pPr>
          <w:pStyle w:val="Footer"/>
          <w:jc w:val="right"/>
        </w:pPr>
        <w:r>
          <w:fldChar w:fldCharType="begin"/>
        </w:r>
        <w:r>
          <w:instrText>PAGE   \* MERGEFORMAT</w:instrText>
        </w:r>
        <w:r>
          <w:fldChar w:fldCharType="separate"/>
        </w:r>
        <w:r>
          <w:rPr>
            <w:lang w:val="es-ES"/>
          </w:rPr>
          <w:t>2</w:t>
        </w:r>
        <w:r>
          <w:fldChar w:fldCharType="end"/>
        </w:r>
      </w:p>
    </w:sdtContent>
  </w:sdt>
  <w:p w14:paraId="34CC41BB" w14:textId="77777777" w:rsidR="00241692" w:rsidRDefault="00241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ACA00" w14:textId="77777777" w:rsidR="00E71AF0" w:rsidRDefault="00E71AF0">
      <w:pPr>
        <w:spacing w:line="240" w:lineRule="auto"/>
      </w:pPr>
      <w:r>
        <w:separator/>
      </w:r>
    </w:p>
  </w:footnote>
  <w:footnote w:type="continuationSeparator" w:id="0">
    <w:p w14:paraId="279B1E7C" w14:textId="77777777" w:rsidR="00E71AF0" w:rsidRDefault="00E71A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5E35A" w14:textId="792805D6" w:rsidR="00241692" w:rsidRDefault="002B1650" w:rsidP="002B1650">
    <w:pPr>
      <w:jc w:val="center"/>
      <w:rPr>
        <w:sz w:val="16"/>
        <w:szCs w:val="16"/>
      </w:rPr>
    </w:pPr>
    <w:r>
      <w:rPr>
        <w:noProof/>
        <w:sz w:val="16"/>
        <w:szCs w:val="16"/>
      </w:rPr>
      <w:drawing>
        <wp:inline distT="0" distB="0" distL="0" distR="0" wp14:anchorId="0F74DE9A" wp14:editId="118C772A">
          <wp:extent cx="3641969" cy="416675"/>
          <wp:effectExtent l="0" t="0" r="3175" b="2540"/>
          <wp:docPr id="304092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2018" name="Picture 304092018"/>
                  <pic:cNvPicPr/>
                </pic:nvPicPr>
                <pic:blipFill>
                  <a:blip r:embed="rId1">
                    <a:extLst>
                      <a:ext uri="{28A0092B-C50C-407E-A947-70E740481C1C}">
                        <a14:useLocalDpi xmlns:a14="http://schemas.microsoft.com/office/drawing/2010/main" val="0"/>
                      </a:ext>
                    </a:extLst>
                  </a:blip>
                  <a:stretch>
                    <a:fillRect/>
                  </a:stretch>
                </pic:blipFill>
                <pic:spPr>
                  <a:xfrm>
                    <a:off x="0" y="0"/>
                    <a:ext cx="3745442" cy="428513"/>
                  </a:xfrm>
                  <a:prstGeom prst="rect">
                    <a:avLst/>
                  </a:prstGeom>
                </pic:spPr>
              </pic:pic>
            </a:graphicData>
          </a:graphic>
        </wp:inline>
      </w:drawing>
    </w:r>
  </w:p>
  <w:p w14:paraId="26B7A2CE" w14:textId="77777777" w:rsidR="00241692" w:rsidRDefault="00241692">
    <w:pPr>
      <w:jc w:val="righ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C26DE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D84F85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3D8DE1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5C3A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E760F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51A4D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7036A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78AFC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05C15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E86266"/>
    <w:lvl w:ilvl="0">
      <w:start w:val="1"/>
      <w:numFmt w:val="bullet"/>
      <w:lvlText w:val=""/>
      <w:lvlJc w:val="left"/>
      <w:pPr>
        <w:tabs>
          <w:tab w:val="num" w:pos="360"/>
        </w:tabs>
        <w:ind w:left="360" w:hanging="360"/>
      </w:pPr>
      <w:rPr>
        <w:rFonts w:ascii="Symbol" w:hAnsi="Symbol" w:hint="default"/>
      </w:rPr>
    </w:lvl>
  </w:abstractNum>
  <w:num w:numId="1" w16cid:durableId="1110704345">
    <w:abstractNumId w:val="8"/>
  </w:num>
  <w:num w:numId="2" w16cid:durableId="180052875">
    <w:abstractNumId w:val="3"/>
  </w:num>
  <w:num w:numId="3" w16cid:durableId="1635713511">
    <w:abstractNumId w:val="2"/>
  </w:num>
  <w:num w:numId="4" w16cid:durableId="720136254">
    <w:abstractNumId w:val="1"/>
  </w:num>
  <w:num w:numId="5" w16cid:durableId="1906062425">
    <w:abstractNumId w:val="0"/>
  </w:num>
  <w:num w:numId="6" w16cid:durableId="36052195">
    <w:abstractNumId w:val="9"/>
  </w:num>
  <w:num w:numId="7" w16cid:durableId="696931316">
    <w:abstractNumId w:val="7"/>
  </w:num>
  <w:num w:numId="8" w16cid:durableId="1804811437">
    <w:abstractNumId w:val="6"/>
  </w:num>
  <w:num w:numId="9" w16cid:durableId="2101949720">
    <w:abstractNumId w:val="5"/>
  </w:num>
  <w:num w:numId="10" w16cid:durableId="208556618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tefanía Aguilar Moreno">
    <w15:presenceInfo w15:providerId="AD" w15:userId="S::eaguilar@uji.es::1b3f1c12-5ee5-4c3d-9989-696460877dc4"/>
  </w15:person>
  <w15:person w15:author="Aida Monfort Muriach">
    <w15:presenceInfo w15:providerId="AD" w15:userId="S::amuriach@uji.es::548742ef-5c79-45b2-bb4e-674cd9f3ad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stylePaneFormatFilter w:val="1324" w:allStyles="0" w:customStyles="0" w:latentStyles="1" w:stylesInUse="0" w:headingStyles="1" w:numberingStyles="0" w:tableStyles="0" w:directFormattingOnRuns="1" w:directFormattingOnParagraphs="1"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34A"/>
    <w:rsid w:val="00014CFF"/>
    <w:rsid w:val="000611CF"/>
    <w:rsid w:val="0007242B"/>
    <w:rsid w:val="000754D2"/>
    <w:rsid w:val="0007614B"/>
    <w:rsid w:val="000A4641"/>
    <w:rsid w:val="000D11EA"/>
    <w:rsid w:val="000E2621"/>
    <w:rsid w:val="001115FF"/>
    <w:rsid w:val="0011178C"/>
    <w:rsid w:val="001129F5"/>
    <w:rsid w:val="00125125"/>
    <w:rsid w:val="00134870"/>
    <w:rsid w:val="00136BF5"/>
    <w:rsid w:val="001564CB"/>
    <w:rsid w:val="00182AF8"/>
    <w:rsid w:val="001C4023"/>
    <w:rsid w:val="001C5BF2"/>
    <w:rsid w:val="001D46AB"/>
    <w:rsid w:val="002013B5"/>
    <w:rsid w:val="00216932"/>
    <w:rsid w:val="00230028"/>
    <w:rsid w:val="00241692"/>
    <w:rsid w:val="0024653C"/>
    <w:rsid w:val="00264E90"/>
    <w:rsid w:val="00282E3B"/>
    <w:rsid w:val="002858EE"/>
    <w:rsid w:val="00287024"/>
    <w:rsid w:val="00295E62"/>
    <w:rsid w:val="00297988"/>
    <w:rsid w:val="002A4C09"/>
    <w:rsid w:val="002B1650"/>
    <w:rsid w:val="002B7C3B"/>
    <w:rsid w:val="002D2817"/>
    <w:rsid w:val="002E2F10"/>
    <w:rsid w:val="002E7E74"/>
    <w:rsid w:val="00305D73"/>
    <w:rsid w:val="00322725"/>
    <w:rsid w:val="0036621D"/>
    <w:rsid w:val="003A632A"/>
    <w:rsid w:val="003A75AA"/>
    <w:rsid w:val="003B3B54"/>
    <w:rsid w:val="003B62DF"/>
    <w:rsid w:val="003C3691"/>
    <w:rsid w:val="003E468C"/>
    <w:rsid w:val="003F7B3E"/>
    <w:rsid w:val="004114EA"/>
    <w:rsid w:val="0041572B"/>
    <w:rsid w:val="0042331D"/>
    <w:rsid w:val="004243A9"/>
    <w:rsid w:val="004312BD"/>
    <w:rsid w:val="00433ACD"/>
    <w:rsid w:val="00433C14"/>
    <w:rsid w:val="00436F27"/>
    <w:rsid w:val="0043734A"/>
    <w:rsid w:val="00437E43"/>
    <w:rsid w:val="00454784"/>
    <w:rsid w:val="0048559D"/>
    <w:rsid w:val="004B0194"/>
    <w:rsid w:val="004B4205"/>
    <w:rsid w:val="004C7803"/>
    <w:rsid w:val="005233CF"/>
    <w:rsid w:val="0052790E"/>
    <w:rsid w:val="005315BE"/>
    <w:rsid w:val="005443D7"/>
    <w:rsid w:val="00560032"/>
    <w:rsid w:val="00561380"/>
    <w:rsid w:val="005666AE"/>
    <w:rsid w:val="00573BFC"/>
    <w:rsid w:val="00576973"/>
    <w:rsid w:val="0057757C"/>
    <w:rsid w:val="00577CB0"/>
    <w:rsid w:val="005809F1"/>
    <w:rsid w:val="0059733F"/>
    <w:rsid w:val="005A2044"/>
    <w:rsid w:val="005A2694"/>
    <w:rsid w:val="005D2A2D"/>
    <w:rsid w:val="005D53A2"/>
    <w:rsid w:val="00622B06"/>
    <w:rsid w:val="00625F94"/>
    <w:rsid w:val="00651BD9"/>
    <w:rsid w:val="006675B2"/>
    <w:rsid w:val="006C6F55"/>
    <w:rsid w:val="006C7F1B"/>
    <w:rsid w:val="006D5511"/>
    <w:rsid w:val="006E311F"/>
    <w:rsid w:val="006F53AD"/>
    <w:rsid w:val="00701D54"/>
    <w:rsid w:val="00705442"/>
    <w:rsid w:val="00726C4E"/>
    <w:rsid w:val="0074231B"/>
    <w:rsid w:val="00750CA5"/>
    <w:rsid w:val="007757DA"/>
    <w:rsid w:val="007A1C0E"/>
    <w:rsid w:val="007E0EDF"/>
    <w:rsid w:val="007E68CB"/>
    <w:rsid w:val="00812C61"/>
    <w:rsid w:val="008133CF"/>
    <w:rsid w:val="008415FA"/>
    <w:rsid w:val="008473FC"/>
    <w:rsid w:val="00850E68"/>
    <w:rsid w:val="008532C1"/>
    <w:rsid w:val="008659D3"/>
    <w:rsid w:val="0088255D"/>
    <w:rsid w:val="00894565"/>
    <w:rsid w:val="008A78AC"/>
    <w:rsid w:val="008C48B1"/>
    <w:rsid w:val="008C7490"/>
    <w:rsid w:val="008D5DF4"/>
    <w:rsid w:val="00911F62"/>
    <w:rsid w:val="00931018"/>
    <w:rsid w:val="009608ED"/>
    <w:rsid w:val="00967380"/>
    <w:rsid w:val="009835E9"/>
    <w:rsid w:val="00985EB5"/>
    <w:rsid w:val="0099514D"/>
    <w:rsid w:val="009C6973"/>
    <w:rsid w:val="009D20C0"/>
    <w:rsid w:val="009D5EC9"/>
    <w:rsid w:val="009E299E"/>
    <w:rsid w:val="009F160B"/>
    <w:rsid w:val="00A22293"/>
    <w:rsid w:val="00A22E73"/>
    <w:rsid w:val="00A414C6"/>
    <w:rsid w:val="00A5033A"/>
    <w:rsid w:val="00A81826"/>
    <w:rsid w:val="00AA5672"/>
    <w:rsid w:val="00AA6252"/>
    <w:rsid w:val="00AA7F39"/>
    <w:rsid w:val="00AB3ECC"/>
    <w:rsid w:val="00AB77C0"/>
    <w:rsid w:val="00AC3E0B"/>
    <w:rsid w:val="00AE2B9C"/>
    <w:rsid w:val="00AF059A"/>
    <w:rsid w:val="00AF4C55"/>
    <w:rsid w:val="00B04F5C"/>
    <w:rsid w:val="00B1048D"/>
    <w:rsid w:val="00B154F7"/>
    <w:rsid w:val="00B4267A"/>
    <w:rsid w:val="00B505E3"/>
    <w:rsid w:val="00B5431E"/>
    <w:rsid w:val="00B6694B"/>
    <w:rsid w:val="00B7624D"/>
    <w:rsid w:val="00B832E4"/>
    <w:rsid w:val="00BA26C2"/>
    <w:rsid w:val="00BC281D"/>
    <w:rsid w:val="00BC3157"/>
    <w:rsid w:val="00BC56D7"/>
    <w:rsid w:val="00BD2C2F"/>
    <w:rsid w:val="00BE1B87"/>
    <w:rsid w:val="00BF0367"/>
    <w:rsid w:val="00BF57DE"/>
    <w:rsid w:val="00BF625D"/>
    <w:rsid w:val="00C504BF"/>
    <w:rsid w:val="00C679D2"/>
    <w:rsid w:val="00C735D5"/>
    <w:rsid w:val="00CB0607"/>
    <w:rsid w:val="00CC3F6E"/>
    <w:rsid w:val="00CD781A"/>
    <w:rsid w:val="00CF7B2C"/>
    <w:rsid w:val="00D04222"/>
    <w:rsid w:val="00D06C8C"/>
    <w:rsid w:val="00D145F9"/>
    <w:rsid w:val="00D2483C"/>
    <w:rsid w:val="00D36030"/>
    <w:rsid w:val="00D416DC"/>
    <w:rsid w:val="00D619F7"/>
    <w:rsid w:val="00D636F6"/>
    <w:rsid w:val="00D73F4A"/>
    <w:rsid w:val="00D75984"/>
    <w:rsid w:val="00D84570"/>
    <w:rsid w:val="00D874B8"/>
    <w:rsid w:val="00D9013E"/>
    <w:rsid w:val="00D91FD4"/>
    <w:rsid w:val="00DB248E"/>
    <w:rsid w:val="00DB26CF"/>
    <w:rsid w:val="00DB60D2"/>
    <w:rsid w:val="00DC6EDE"/>
    <w:rsid w:val="00DD5C82"/>
    <w:rsid w:val="00DD6E65"/>
    <w:rsid w:val="00DE4F20"/>
    <w:rsid w:val="00DE7803"/>
    <w:rsid w:val="00DF331D"/>
    <w:rsid w:val="00E01E7B"/>
    <w:rsid w:val="00E0218B"/>
    <w:rsid w:val="00E118DB"/>
    <w:rsid w:val="00E13589"/>
    <w:rsid w:val="00E15C32"/>
    <w:rsid w:val="00E204FB"/>
    <w:rsid w:val="00E22A81"/>
    <w:rsid w:val="00E474D2"/>
    <w:rsid w:val="00E71AF0"/>
    <w:rsid w:val="00E81683"/>
    <w:rsid w:val="00E92BE0"/>
    <w:rsid w:val="00E93BCC"/>
    <w:rsid w:val="00ED0064"/>
    <w:rsid w:val="00F14E9D"/>
    <w:rsid w:val="00F4146B"/>
    <w:rsid w:val="00F46B3A"/>
    <w:rsid w:val="00F57698"/>
    <w:rsid w:val="00F62E73"/>
    <w:rsid w:val="00F853AF"/>
    <w:rsid w:val="00F92366"/>
    <w:rsid w:val="00F96067"/>
    <w:rsid w:val="00FA1B2D"/>
    <w:rsid w:val="00FB20FC"/>
    <w:rsid w:val="00FB51DE"/>
    <w:rsid w:val="00FB7EF1"/>
    <w:rsid w:val="00FD067A"/>
    <w:rsid w:val="00FE24E9"/>
    <w:rsid w:val="00FE4EB0"/>
    <w:rsid w:val="00FE664E"/>
    <w:rsid w:val="00FF02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19D1C"/>
  <w15:docId w15:val="{9B516958-F613-483B-856D-001111B0F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434343"/>
        <w:sz w:val="24"/>
        <w:szCs w:val="24"/>
        <w:lang w:val="ca" w:eastAsia="es-E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E468C"/>
  </w:style>
  <w:style w:type="paragraph" w:styleId="Heading1">
    <w:name w:val="heading 1"/>
    <w:basedOn w:val="Normal"/>
    <w:next w:val="Normal"/>
    <w:pPr>
      <w:keepNext/>
      <w:keepLines/>
      <w:outlineLvl w:val="0"/>
    </w:pPr>
    <w:rPr>
      <w:b/>
      <w:color w:val="999999"/>
      <w:sz w:val="48"/>
      <w:szCs w:val="48"/>
    </w:rPr>
  </w:style>
  <w:style w:type="paragraph" w:styleId="Heading2">
    <w:name w:val="heading 2"/>
    <w:basedOn w:val="Normal"/>
    <w:next w:val="Normal"/>
    <w:pPr>
      <w:keepNext/>
      <w:keepLines/>
      <w:outlineLvl w:val="1"/>
    </w:pPr>
    <w:rPr>
      <w:b/>
      <w:sz w:val="36"/>
      <w:szCs w:val="36"/>
    </w:rPr>
  </w:style>
  <w:style w:type="paragraph" w:styleId="Heading3">
    <w:name w:val="heading 3"/>
    <w:basedOn w:val="Normal"/>
    <w:next w:val="Normal"/>
    <w:pPr>
      <w:keepNext/>
      <w:keepLines/>
      <w:spacing w:before="320" w:after="80"/>
      <w:outlineLvl w:val="2"/>
    </w:pPr>
    <w:rPr>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jc w:val="center"/>
    </w:pPr>
    <w:rPr>
      <w:b/>
      <w:color w:val="1155CC"/>
      <w:sz w:val="60"/>
      <w:szCs w:val="60"/>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A22293"/>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07614B"/>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s-ES"/>
    </w:rPr>
  </w:style>
  <w:style w:type="paragraph" w:styleId="TOC1">
    <w:name w:val="toc 1"/>
    <w:basedOn w:val="Normal"/>
    <w:next w:val="Normal"/>
    <w:autoRedefine/>
    <w:uiPriority w:val="39"/>
    <w:unhideWhenUsed/>
    <w:rsid w:val="0007614B"/>
    <w:pPr>
      <w:spacing w:after="100"/>
    </w:pPr>
  </w:style>
  <w:style w:type="paragraph" w:styleId="TOC2">
    <w:name w:val="toc 2"/>
    <w:basedOn w:val="Normal"/>
    <w:next w:val="Normal"/>
    <w:autoRedefine/>
    <w:uiPriority w:val="39"/>
    <w:unhideWhenUsed/>
    <w:rsid w:val="008133CF"/>
    <w:pPr>
      <w:tabs>
        <w:tab w:val="right" w:leader="dot" w:pos="9019"/>
      </w:tabs>
      <w:spacing w:after="100"/>
      <w:ind w:left="240"/>
    </w:pPr>
    <w:rPr>
      <w:b/>
      <w:bCs/>
      <w:noProof/>
      <w:lang w:val="en-GB"/>
    </w:rPr>
  </w:style>
  <w:style w:type="character" w:styleId="Hyperlink">
    <w:name w:val="Hyperlink"/>
    <w:basedOn w:val="DefaultParagraphFont"/>
    <w:uiPriority w:val="99"/>
    <w:unhideWhenUsed/>
    <w:rsid w:val="0007614B"/>
    <w:rPr>
      <w:color w:val="0000FF" w:themeColor="hyperlink"/>
      <w:u w:val="single"/>
    </w:rPr>
  </w:style>
  <w:style w:type="paragraph" w:styleId="BalloonText">
    <w:name w:val="Balloon Text"/>
    <w:basedOn w:val="Normal"/>
    <w:link w:val="BalloonTextChar"/>
    <w:uiPriority w:val="99"/>
    <w:semiHidden/>
    <w:unhideWhenUsed/>
    <w:rsid w:val="00433AC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3ACD"/>
    <w:rPr>
      <w:rFonts w:ascii="Segoe UI" w:hAnsi="Segoe UI" w:cs="Segoe UI"/>
      <w:sz w:val="18"/>
      <w:szCs w:val="18"/>
    </w:rPr>
  </w:style>
  <w:style w:type="paragraph" w:styleId="EndnoteText">
    <w:name w:val="endnote text"/>
    <w:basedOn w:val="Normal"/>
    <w:link w:val="EndnoteTextChar"/>
    <w:uiPriority w:val="99"/>
    <w:semiHidden/>
    <w:unhideWhenUsed/>
    <w:rsid w:val="00B7624D"/>
    <w:pPr>
      <w:spacing w:line="240" w:lineRule="auto"/>
    </w:pPr>
    <w:rPr>
      <w:sz w:val="20"/>
      <w:szCs w:val="20"/>
    </w:rPr>
  </w:style>
  <w:style w:type="character" w:customStyle="1" w:styleId="EndnoteTextChar">
    <w:name w:val="Endnote Text Char"/>
    <w:basedOn w:val="DefaultParagraphFont"/>
    <w:link w:val="EndnoteText"/>
    <w:uiPriority w:val="99"/>
    <w:semiHidden/>
    <w:rsid w:val="00B7624D"/>
    <w:rPr>
      <w:sz w:val="20"/>
      <w:szCs w:val="20"/>
    </w:rPr>
  </w:style>
  <w:style w:type="character" w:styleId="EndnoteReference">
    <w:name w:val="endnote reference"/>
    <w:basedOn w:val="DefaultParagraphFont"/>
    <w:uiPriority w:val="99"/>
    <w:semiHidden/>
    <w:unhideWhenUsed/>
    <w:rsid w:val="00B7624D"/>
    <w:rPr>
      <w:vertAlign w:val="superscript"/>
    </w:rPr>
  </w:style>
  <w:style w:type="paragraph" w:styleId="FootnoteText">
    <w:name w:val="footnote text"/>
    <w:basedOn w:val="Normal"/>
    <w:link w:val="FootnoteTextChar"/>
    <w:uiPriority w:val="99"/>
    <w:semiHidden/>
    <w:unhideWhenUsed/>
    <w:rsid w:val="00B7624D"/>
    <w:pPr>
      <w:spacing w:line="240" w:lineRule="auto"/>
    </w:pPr>
    <w:rPr>
      <w:sz w:val="20"/>
      <w:szCs w:val="20"/>
    </w:rPr>
  </w:style>
  <w:style w:type="character" w:customStyle="1" w:styleId="FootnoteTextChar">
    <w:name w:val="Footnote Text Char"/>
    <w:basedOn w:val="DefaultParagraphFont"/>
    <w:link w:val="FootnoteText"/>
    <w:uiPriority w:val="99"/>
    <w:semiHidden/>
    <w:rsid w:val="00B7624D"/>
    <w:rPr>
      <w:sz w:val="20"/>
      <w:szCs w:val="20"/>
    </w:rPr>
  </w:style>
  <w:style w:type="character" w:styleId="FootnoteReference">
    <w:name w:val="footnote reference"/>
    <w:basedOn w:val="DefaultParagraphFont"/>
    <w:uiPriority w:val="99"/>
    <w:semiHidden/>
    <w:unhideWhenUsed/>
    <w:rsid w:val="00B7624D"/>
    <w:rPr>
      <w:vertAlign w:val="superscript"/>
    </w:rPr>
  </w:style>
  <w:style w:type="character" w:styleId="UnresolvedMention">
    <w:name w:val="Unresolved Mention"/>
    <w:basedOn w:val="DefaultParagraphFont"/>
    <w:uiPriority w:val="99"/>
    <w:semiHidden/>
    <w:unhideWhenUsed/>
    <w:rsid w:val="003F7B3E"/>
    <w:rPr>
      <w:color w:val="605E5C"/>
      <w:shd w:val="clear" w:color="auto" w:fill="E1DFDD"/>
    </w:rPr>
  </w:style>
  <w:style w:type="character" w:styleId="FollowedHyperlink">
    <w:name w:val="FollowedHyperlink"/>
    <w:basedOn w:val="DefaultParagraphFont"/>
    <w:uiPriority w:val="99"/>
    <w:semiHidden/>
    <w:unhideWhenUsed/>
    <w:rsid w:val="003F7B3E"/>
    <w:rPr>
      <w:color w:val="800080" w:themeColor="followedHyperlink"/>
      <w:u w:val="single"/>
    </w:rPr>
  </w:style>
  <w:style w:type="paragraph" w:styleId="Header">
    <w:name w:val="header"/>
    <w:basedOn w:val="Normal"/>
    <w:link w:val="HeaderChar"/>
    <w:uiPriority w:val="99"/>
    <w:unhideWhenUsed/>
    <w:rsid w:val="00436F27"/>
    <w:pPr>
      <w:tabs>
        <w:tab w:val="center" w:pos="4252"/>
        <w:tab w:val="right" w:pos="8504"/>
      </w:tabs>
      <w:spacing w:line="240" w:lineRule="auto"/>
    </w:pPr>
  </w:style>
  <w:style w:type="character" w:customStyle="1" w:styleId="HeaderChar">
    <w:name w:val="Header Char"/>
    <w:basedOn w:val="DefaultParagraphFont"/>
    <w:link w:val="Header"/>
    <w:uiPriority w:val="99"/>
    <w:rsid w:val="00436F27"/>
  </w:style>
  <w:style w:type="paragraph" w:styleId="Footer">
    <w:name w:val="footer"/>
    <w:basedOn w:val="Normal"/>
    <w:link w:val="FooterChar"/>
    <w:uiPriority w:val="99"/>
    <w:unhideWhenUsed/>
    <w:rsid w:val="00436F27"/>
    <w:pPr>
      <w:tabs>
        <w:tab w:val="center" w:pos="4252"/>
        <w:tab w:val="right" w:pos="8504"/>
      </w:tabs>
      <w:spacing w:line="240" w:lineRule="auto"/>
    </w:pPr>
  </w:style>
  <w:style w:type="character" w:customStyle="1" w:styleId="FooterChar">
    <w:name w:val="Footer Char"/>
    <w:basedOn w:val="DefaultParagraphFont"/>
    <w:link w:val="Footer"/>
    <w:uiPriority w:val="99"/>
    <w:rsid w:val="00436F27"/>
  </w:style>
  <w:style w:type="character" w:styleId="BookTitle">
    <w:name w:val="Book Title"/>
    <w:basedOn w:val="DefaultParagraphFont"/>
    <w:uiPriority w:val="33"/>
    <w:qFormat/>
    <w:rsid w:val="003E468C"/>
    <w:rPr>
      <w:b/>
      <w:bCs/>
      <w:i/>
      <w:iCs/>
      <w:spacing w:val="5"/>
    </w:rPr>
  </w:style>
  <w:style w:type="paragraph" w:styleId="TOC4">
    <w:name w:val="toc 4"/>
    <w:basedOn w:val="Normal"/>
    <w:next w:val="Normal"/>
    <w:autoRedefine/>
    <w:uiPriority w:val="39"/>
    <w:unhideWhenUsed/>
    <w:rsid w:val="003E468C"/>
    <w:pPr>
      <w:spacing w:after="100"/>
      <w:ind w:left="720"/>
    </w:pPr>
  </w:style>
  <w:style w:type="character" w:styleId="CommentReference">
    <w:name w:val="annotation reference"/>
    <w:basedOn w:val="DefaultParagraphFont"/>
    <w:uiPriority w:val="99"/>
    <w:semiHidden/>
    <w:unhideWhenUsed/>
    <w:rsid w:val="001D46AB"/>
    <w:rPr>
      <w:sz w:val="16"/>
      <w:szCs w:val="16"/>
    </w:rPr>
  </w:style>
  <w:style w:type="paragraph" w:styleId="CommentText">
    <w:name w:val="annotation text"/>
    <w:basedOn w:val="Normal"/>
    <w:link w:val="CommentTextChar"/>
    <w:uiPriority w:val="99"/>
    <w:semiHidden/>
    <w:unhideWhenUsed/>
    <w:rsid w:val="001D46AB"/>
    <w:pPr>
      <w:spacing w:line="240" w:lineRule="auto"/>
    </w:pPr>
    <w:rPr>
      <w:sz w:val="20"/>
      <w:szCs w:val="20"/>
    </w:rPr>
  </w:style>
  <w:style w:type="character" w:customStyle="1" w:styleId="CommentTextChar">
    <w:name w:val="Comment Text Char"/>
    <w:basedOn w:val="DefaultParagraphFont"/>
    <w:link w:val="CommentText"/>
    <w:uiPriority w:val="99"/>
    <w:semiHidden/>
    <w:rsid w:val="001D46AB"/>
    <w:rPr>
      <w:sz w:val="20"/>
      <w:szCs w:val="20"/>
    </w:rPr>
  </w:style>
  <w:style w:type="paragraph" w:styleId="CommentSubject">
    <w:name w:val="annotation subject"/>
    <w:basedOn w:val="CommentText"/>
    <w:next w:val="CommentText"/>
    <w:link w:val="CommentSubjectChar"/>
    <w:uiPriority w:val="99"/>
    <w:semiHidden/>
    <w:unhideWhenUsed/>
    <w:rsid w:val="001D46AB"/>
    <w:rPr>
      <w:b/>
      <w:bCs/>
    </w:rPr>
  </w:style>
  <w:style w:type="character" w:customStyle="1" w:styleId="CommentSubjectChar">
    <w:name w:val="Comment Subject Char"/>
    <w:basedOn w:val="CommentTextChar"/>
    <w:link w:val="CommentSubject"/>
    <w:uiPriority w:val="99"/>
    <w:semiHidden/>
    <w:rsid w:val="001D46AB"/>
    <w:rPr>
      <w:b/>
      <w:bCs/>
      <w:sz w:val="20"/>
      <w:szCs w:val="20"/>
    </w:rPr>
  </w:style>
  <w:style w:type="paragraph" w:customStyle="1" w:styleId="Indiceentexto">
    <w:name w:val="Indice en texto"/>
    <w:basedOn w:val="Heading4"/>
    <w:next w:val="Normal"/>
    <w:link w:val="IndiceentextoCar"/>
    <w:autoRedefine/>
    <w:qFormat/>
    <w:rsid w:val="00AF059A"/>
    <w:rPr>
      <w:b/>
      <w:color w:val="365F91" w:themeColor="accent1" w:themeShade="BF"/>
      <w:lang w:val="en-GB"/>
    </w:rPr>
  </w:style>
  <w:style w:type="character" w:customStyle="1" w:styleId="IndiceentextoCar">
    <w:name w:val="Indice en texto Car"/>
    <w:basedOn w:val="DefaultParagraphFont"/>
    <w:link w:val="Indiceentexto"/>
    <w:rsid w:val="00AF059A"/>
    <w:rPr>
      <w:b/>
      <w:color w:val="365F91" w:themeColor="accent1" w:themeShade="BF"/>
      <w:lang w:val="en-GB"/>
    </w:rPr>
  </w:style>
  <w:style w:type="paragraph" w:styleId="NoSpacing">
    <w:name w:val="No Spacing"/>
    <w:uiPriority w:val="1"/>
    <w:qFormat/>
    <w:rsid w:val="00D874B8"/>
    <w:pPr>
      <w:spacing w:line="240" w:lineRule="auto"/>
    </w:pPr>
  </w:style>
  <w:style w:type="paragraph" w:styleId="Revision">
    <w:name w:val="Revision"/>
    <w:hidden/>
    <w:uiPriority w:val="99"/>
    <w:semiHidden/>
    <w:rsid w:val="00CC3F6E"/>
    <w:pPr>
      <w:spacing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477690">
      <w:bodyDiv w:val="1"/>
      <w:marLeft w:val="0"/>
      <w:marRight w:val="0"/>
      <w:marTop w:val="0"/>
      <w:marBottom w:val="0"/>
      <w:divBdr>
        <w:top w:val="none" w:sz="0" w:space="0" w:color="auto"/>
        <w:left w:val="none" w:sz="0" w:space="0" w:color="auto"/>
        <w:bottom w:val="none" w:sz="0" w:space="0" w:color="auto"/>
        <w:right w:val="none" w:sz="0" w:space="0" w:color="auto"/>
      </w:divBdr>
    </w:div>
    <w:div w:id="708646957">
      <w:bodyDiv w:val="1"/>
      <w:marLeft w:val="0"/>
      <w:marRight w:val="0"/>
      <w:marTop w:val="0"/>
      <w:marBottom w:val="0"/>
      <w:divBdr>
        <w:top w:val="none" w:sz="0" w:space="0" w:color="auto"/>
        <w:left w:val="none" w:sz="0" w:space="0" w:color="auto"/>
        <w:bottom w:val="none" w:sz="0" w:space="0" w:color="auto"/>
        <w:right w:val="none" w:sz="0" w:space="0" w:color="auto"/>
      </w:divBdr>
      <w:divsChild>
        <w:div w:id="95909100">
          <w:marLeft w:val="0"/>
          <w:marRight w:val="0"/>
          <w:marTop w:val="0"/>
          <w:marBottom w:val="0"/>
          <w:divBdr>
            <w:top w:val="none" w:sz="0" w:space="0" w:color="auto"/>
            <w:left w:val="none" w:sz="0" w:space="0" w:color="auto"/>
            <w:bottom w:val="none" w:sz="0" w:space="0" w:color="auto"/>
            <w:right w:val="none" w:sz="0" w:space="0" w:color="auto"/>
          </w:divBdr>
          <w:divsChild>
            <w:div w:id="1488596301">
              <w:marLeft w:val="0"/>
              <w:marRight w:val="0"/>
              <w:marTop w:val="0"/>
              <w:marBottom w:val="0"/>
              <w:divBdr>
                <w:top w:val="none" w:sz="0" w:space="0" w:color="auto"/>
                <w:left w:val="none" w:sz="0" w:space="0" w:color="auto"/>
                <w:bottom w:val="none" w:sz="0" w:space="0" w:color="auto"/>
                <w:right w:val="none" w:sz="0" w:space="0" w:color="auto"/>
              </w:divBdr>
              <w:divsChild>
                <w:div w:id="382291385">
                  <w:marLeft w:val="0"/>
                  <w:marRight w:val="0"/>
                  <w:marTop w:val="0"/>
                  <w:marBottom w:val="0"/>
                  <w:divBdr>
                    <w:top w:val="none" w:sz="0" w:space="0" w:color="auto"/>
                    <w:left w:val="none" w:sz="0" w:space="0" w:color="auto"/>
                    <w:bottom w:val="none" w:sz="0" w:space="0" w:color="auto"/>
                    <w:right w:val="none" w:sz="0" w:space="0" w:color="auto"/>
                  </w:divBdr>
                  <w:divsChild>
                    <w:div w:id="54723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054837">
      <w:bodyDiv w:val="1"/>
      <w:marLeft w:val="0"/>
      <w:marRight w:val="0"/>
      <w:marTop w:val="0"/>
      <w:marBottom w:val="0"/>
      <w:divBdr>
        <w:top w:val="none" w:sz="0" w:space="0" w:color="auto"/>
        <w:left w:val="none" w:sz="0" w:space="0" w:color="auto"/>
        <w:bottom w:val="none" w:sz="0" w:space="0" w:color="auto"/>
        <w:right w:val="none" w:sz="0" w:space="0" w:color="auto"/>
      </w:divBdr>
    </w:div>
    <w:div w:id="1144541870">
      <w:bodyDiv w:val="1"/>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sChild>
            <w:div w:id="1251041975">
              <w:marLeft w:val="0"/>
              <w:marRight w:val="0"/>
              <w:marTop w:val="0"/>
              <w:marBottom w:val="0"/>
              <w:divBdr>
                <w:top w:val="none" w:sz="0" w:space="0" w:color="auto"/>
                <w:left w:val="none" w:sz="0" w:space="0" w:color="auto"/>
                <w:bottom w:val="none" w:sz="0" w:space="0" w:color="auto"/>
                <w:right w:val="none" w:sz="0" w:space="0" w:color="auto"/>
              </w:divBdr>
              <w:divsChild>
                <w:div w:id="747187312">
                  <w:marLeft w:val="0"/>
                  <w:marRight w:val="0"/>
                  <w:marTop w:val="0"/>
                  <w:marBottom w:val="0"/>
                  <w:divBdr>
                    <w:top w:val="none" w:sz="0" w:space="0" w:color="auto"/>
                    <w:left w:val="none" w:sz="0" w:space="0" w:color="auto"/>
                    <w:bottom w:val="none" w:sz="0" w:space="0" w:color="auto"/>
                    <w:right w:val="none" w:sz="0" w:space="0" w:color="auto"/>
                  </w:divBdr>
                  <w:divsChild>
                    <w:div w:id="204302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898981">
      <w:bodyDiv w:val="1"/>
      <w:marLeft w:val="0"/>
      <w:marRight w:val="0"/>
      <w:marTop w:val="0"/>
      <w:marBottom w:val="0"/>
      <w:divBdr>
        <w:top w:val="none" w:sz="0" w:space="0" w:color="auto"/>
        <w:left w:val="none" w:sz="0" w:space="0" w:color="auto"/>
        <w:bottom w:val="none" w:sz="0" w:space="0" w:color="auto"/>
        <w:right w:val="none" w:sz="0" w:space="0" w:color="auto"/>
      </w:divBdr>
    </w:div>
    <w:div w:id="1277059366">
      <w:bodyDiv w:val="1"/>
      <w:marLeft w:val="0"/>
      <w:marRight w:val="0"/>
      <w:marTop w:val="0"/>
      <w:marBottom w:val="0"/>
      <w:divBdr>
        <w:top w:val="none" w:sz="0" w:space="0" w:color="auto"/>
        <w:left w:val="none" w:sz="0" w:space="0" w:color="auto"/>
        <w:bottom w:val="none" w:sz="0" w:space="0" w:color="auto"/>
        <w:right w:val="none" w:sz="0" w:space="0" w:color="auto"/>
      </w:divBdr>
    </w:div>
    <w:div w:id="1317997753">
      <w:bodyDiv w:val="1"/>
      <w:marLeft w:val="0"/>
      <w:marRight w:val="0"/>
      <w:marTop w:val="0"/>
      <w:marBottom w:val="0"/>
      <w:divBdr>
        <w:top w:val="none" w:sz="0" w:space="0" w:color="auto"/>
        <w:left w:val="none" w:sz="0" w:space="0" w:color="auto"/>
        <w:bottom w:val="none" w:sz="0" w:space="0" w:color="auto"/>
        <w:right w:val="none" w:sz="0" w:space="0" w:color="auto"/>
      </w:divBdr>
    </w:div>
    <w:div w:id="18088911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commentsExtended" Target="commentsExtended.xml"/><Relationship Id="rId29" Type="http://schemas.openxmlformats.org/officeDocument/2006/relationships/hyperlink" Target="https://ec.europa.eu/esco/portal/escopedia/International_Standard_Classification_of_Education_58__Fields_of_Education_and_Training_2013__40_ISCED-F_41_"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ec.europa.eu/ploteus/sites/eac-eqf/files/broch_en.pdf" TargetMode="External"/><Relationship Id="rId10" Type="http://schemas.openxmlformats.org/officeDocument/2006/relationships/hyperlink" Target="http://geotec.uji.es/" TargetMode="External"/><Relationship Id="rId19" Type="http://schemas.openxmlformats.org/officeDocument/2006/relationships/comments" Target="comments.xm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ucgis-tools-bmt.web.app/" TargetMode="External"/><Relationship Id="rId14" Type="http://schemas.openxmlformats.org/officeDocument/2006/relationships/image" Target="media/image4.png"/><Relationship Id="rId22" Type="http://schemas.microsoft.com/office/2018/08/relationships/commentsExtensible" Target="commentsExtensible.xml"/><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hyperlink" Target="http://ucgis-tools-bat.web.ap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BCD9D-DCB3-40F9-9B6A-6488DCE71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1728</Words>
  <Characters>9854</Characters>
  <Application>Microsoft Office Word</Application>
  <DocSecurity>0</DocSecurity>
  <Lines>82</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Tefi</dc:creator>
  <cp:lastModifiedBy>Aida Monfort</cp:lastModifiedBy>
  <cp:revision>3</cp:revision>
  <cp:lastPrinted>2023-07-11T12:05:00Z</cp:lastPrinted>
  <dcterms:created xsi:type="dcterms:W3CDTF">2023-07-11T12:05:00Z</dcterms:created>
  <dcterms:modified xsi:type="dcterms:W3CDTF">2023-07-11T12:05:00Z</dcterms:modified>
</cp:coreProperties>
</file>